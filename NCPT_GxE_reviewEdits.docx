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0E15A"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Genotype-by-Environment interactions and local adaptation shape selection in the United States National Chip Processing Trial</w:t>
      </w:r>
    </w:p>
    <w:p w14:paraId="4F92036D" w14:textId="77777777" w:rsidR="00D6768B" w:rsidRDefault="00D6768B">
      <w:pPr>
        <w:spacing w:line="480" w:lineRule="auto"/>
        <w:rPr>
          <w:rFonts w:ascii="Times New Roman" w:eastAsia="Times New Roman" w:hAnsi="Times New Roman" w:cs="Times New Roman"/>
        </w:rPr>
      </w:pPr>
    </w:p>
    <w:p w14:paraId="2F9A3C3F"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Husain I. Agha</w:t>
      </w:r>
      <w:r>
        <w:rPr>
          <w:rFonts w:ascii="Times New Roman" w:eastAsia="Times New Roman" w:hAnsi="Times New Roman" w:cs="Times New Roman"/>
          <w:vertAlign w:val="superscript"/>
        </w:rPr>
        <w:t>1</w:t>
      </w:r>
      <w:r>
        <w:rPr>
          <w:rFonts w:ascii="Times New Roman" w:eastAsia="Times New Roman" w:hAnsi="Times New Roman" w:cs="Times New Roman"/>
        </w:rPr>
        <w:t>, Jeffrey B. Endelman</w:t>
      </w:r>
      <w:r>
        <w:rPr>
          <w:rFonts w:ascii="Times New Roman" w:eastAsia="Times New Roman" w:hAnsi="Times New Roman" w:cs="Times New Roman"/>
          <w:vertAlign w:val="superscript"/>
        </w:rPr>
        <w:t>2</w:t>
      </w:r>
      <w:r>
        <w:rPr>
          <w:rFonts w:ascii="Times New Roman" w:eastAsia="Times New Roman" w:hAnsi="Times New Roman" w:cs="Times New Roman"/>
        </w:rPr>
        <w:t>, Jessica Chittwood-Brown</w:t>
      </w:r>
      <w:r>
        <w:rPr>
          <w:rFonts w:ascii="Times New Roman" w:eastAsia="Times New Roman" w:hAnsi="Times New Roman" w:cs="Times New Roman"/>
          <w:vertAlign w:val="superscript"/>
        </w:rPr>
        <w:t>3</w:t>
      </w:r>
      <w:r>
        <w:rPr>
          <w:rFonts w:ascii="Times New Roman" w:eastAsia="Times New Roman" w:hAnsi="Times New Roman" w:cs="Times New Roman"/>
        </w:rPr>
        <w:t>, Mark Clough</w:t>
      </w:r>
      <w:r>
        <w:rPr>
          <w:rFonts w:ascii="Times New Roman" w:eastAsia="Times New Roman" w:hAnsi="Times New Roman" w:cs="Times New Roman"/>
          <w:vertAlign w:val="superscript"/>
        </w:rPr>
        <w:t>4</w:t>
      </w:r>
      <w:r>
        <w:rPr>
          <w:rFonts w:ascii="Times New Roman" w:eastAsia="Times New Roman" w:hAnsi="Times New Roman" w:cs="Times New Roman"/>
        </w:rPr>
        <w:t>, Joe Coombs</w:t>
      </w:r>
      <w:r>
        <w:rPr>
          <w:rFonts w:ascii="Times New Roman" w:eastAsia="Times New Roman" w:hAnsi="Times New Roman" w:cs="Times New Roman"/>
          <w:vertAlign w:val="superscript"/>
        </w:rPr>
        <w:t>5</w:t>
      </w:r>
      <w:r>
        <w:rPr>
          <w:rFonts w:ascii="Times New Roman" w:eastAsia="Times New Roman" w:hAnsi="Times New Roman" w:cs="Times New Roman"/>
        </w:rPr>
        <w:t>, Walter S. De Jong</w:t>
      </w:r>
      <w:r>
        <w:rPr>
          <w:rFonts w:ascii="Times New Roman" w:eastAsia="Times New Roman" w:hAnsi="Times New Roman" w:cs="Times New Roman"/>
          <w:vertAlign w:val="superscript"/>
        </w:rPr>
        <w:t>6</w:t>
      </w:r>
      <w:r>
        <w:rPr>
          <w:rFonts w:ascii="Times New Roman" w:eastAsia="Times New Roman" w:hAnsi="Times New Roman" w:cs="Times New Roman"/>
        </w:rPr>
        <w:t>, David S. Douches</w:t>
      </w:r>
      <w:r>
        <w:rPr>
          <w:rFonts w:ascii="Times New Roman" w:eastAsia="Times New Roman" w:hAnsi="Times New Roman" w:cs="Times New Roman"/>
          <w:vertAlign w:val="superscript"/>
        </w:rPr>
        <w:t>5</w:t>
      </w:r>
      <w:r>
        <w:rPr>
          <w:rFonts w:ascii="Times New Roman" w:eastAsia="Times New Roman" w:hAnsi="Times New Roman" w:cs="Times New Roman"/>
        </w:rPr>
        <w:t>, Charles Higgins</w:t>
      </w:r>
      <w:r>
        <w:rPr>
          <w:rFonts w:ascii="Times New Roman" w:eastAsia="Times New Roman" w:hAnsi="Times New Roman" w:cs="Times New Roman"/>
          <w:vertAlign w:val="superscript"/>
        </w:rPr>
        <w:t>7</w:t>
      </w:r>
      <w:r>
        <w:rPr>
          <w:rFonts w:ascii="Times New Roman" w:eastAsia="Times New Roman" w:hAnsi="Times New Roman" w:cs="Times New Roman"/>
        </w:rPr>
        <w:t>, David Holm</w:t>
      </w:r>
      <w:r>
        <w:rPr>
          <w:rFonts w:ascii="Times New Roman" w:eastAsia="Times New Roman" w:hAnsi="Times New Roman" w:cs="Times New Roman"/>
          <w:vertAlign w:val="superscript"/>
        </w:rPr>
        <w:t>3</w:t>
      </w:r>
      <w:r>
        <w:rPr>
          <w:rFonts w:ascii="Times New Roman" w:eastAsia="Times New Roman" w:hAnsi="Times New Roman" w:cs="Times New Roman"/>
        </w:rPr>
        <w:t>, Richard Novy</w:t>
      </w:r>
      <w:r>
        <w:rPr>
          <w:rFonts w:ascii="Times New Roman" w:eastAsia="Times New Roman" w:hAnsi="Times New Roman" w:cs="Times New Roman"/>
          <w:vertAlign w:val="superscript"/>
        </w:rPr>
        <w:t>8</w:t>
      </w:r>
      <w:r>
        <w:rPr>
          <w:rFonts w:ascii="Times New Roman" w:eastAsia="Times New Roman" w:hAnsi="Times New Roman" w:cs="Times New Roman"/>
        </w:rPr>
        <w:t>, Marcio F. R. Resende</w:t>
      </w:r>
      <w:r>
        <w:rPr>
          <w:rFonts w:ascii="Times New Roman" w:eastAsia="Times New Roman" w:hAnsi="Times New Roman" w:cs="Times New Roman"/>
          <w:vertAlign w:val="superscript"/>
        </w:rPr>
        <w:t>9</w:t>
      </w:r>
      <w:r>
        <w:rPr>
          <w:rFonts w:ascii="Times New Roman" w:eastAsia="Times New Roman" w:hAnsi="Times New Roman" w:cs="Times New Roman"/>
        </w:rPr>
        <w:t>, Vidyasagar Sathuvalli</w:t>
      </w:r>
      <w:r>
        <w:rPr>
          <w:rFonts w:ascii="Times New Roman" w:eastAsia="Times New Roman" w:hAnsi="Times New Roman" w:cs="Times New Roman"/>
          <w:vertAlign w:val="superscript"/>
        </w:rPr>
        <w:t>10</w:t>
      </w:r>
      <w:r>
        <w:rPr>
          <w:rFonts w:ascii="Times New Roman" w:eastAsia="Times New Roman" w:hAnsi="Times New Roman" w:cs="Times New Roman"/>
        </w:rPr>
        <w:t>, Asunta L. Thompson</w:t>
      </w:r>
      <w:r>
        <w:rPr>
          <w:rFonts w:ascii="Times New Roman" w:eastAsia="Times New Roman" w:hAnsi="Times New Roman" w:cs="Times New Roman"/>
          <w:vertAlign w:val="superscript"/>
        </w:rPr>
        <w:t>11</w:t>
      </w:r>
      <w:r>
        <w:rPr>
          <w:rFonts w:ascii="Times New Roman" w:eastAsia="Times New Roman" w:hAnsi="Times New Roman" w:cs="Times New Roman"/>
        </w:rPr>
        <w:t>, G. Craig Yencho</w:t>
      </w:r>
      <w:r>
        <w:rPr>
          <w:rFonts w:ascii="Times New Roman" w:eastAsia="Times New Roman" w:hAnsi="Times New Roman" w:cs="Times New Roman"/>
          <w:vertAlign w:val="superscript"/>
        </w:rPr>
        <w:t>4</w:t>
      </w:r>
      <w:r>
        <w:rPr>
          <w:rFonts w:ascii="Times New Roman" w:eastAsia="Times New Roman" w:hAnsi="Times New Roman" w:cs="Times New Roman"/>
        </w:rPr>
        <w:t>, Lincoln Zotarelli</w:t>
      </w:r>
      <w:r>
        <w:rPr>
          <w:rFonts w:ascii="Times New Roman" w:eastAsia="Times New Roman" w:hAnsi="Times New Roman" w:cs="Times New Roman"/>
          <w:vertAlign w:val="superscript"/>
        </w:rPr>
        <w:t>9</w:t>
      </w:r>
      <w:r>
        <w:rPr>
          <w:rFonts w:ascii="Times New Roman" w:eastAsia="Times New Roman" w:hAnsi="Times New Roman" w:cs="Times New Roman"/>
        </w:rPr>
        <w:t>, Laura M. Shannon</w:t>
      </w:r>
      <w:r w:rsidR="00B92A1C">
        <w:rPr>
          <w:rFonts w:ascii="Times New Roman" w:eastAsia="Times New Roman" w:hAnsi="Times New Roman" w:cs="Times New Roman"/>
        </w:rPr>
        <w:t>*</w:t>
      </w:r>
      <w:r>
        <w:rPr>
          <w:rFonts w:ascii="Times New Roman" w:eastAsia="Times New Roman" w:hAnsi="Times New Roman" w:cs="Times New Roman"/>
          <w:vertAlign w:val="superscript"/>
        </w:rPr>
        <w:t>1</w:t>
      </w:r>
    </w:p>
    <w:p w14:paraId="4B0619F3"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Horticultural Science, University of Minnesota, Saint Paul, Minnesota, USA</w:t>
      </w:r>
    </w:p>
    <w:p w14:paraId="441E49AE"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Plant &amp; Agroecosystem Sciences, University of Wisconsin-Madison, Madison, Wisconsin, USA</w:t>
      </w:r>
    </w:p>
    <w:p w14:paraId="58FD8036"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Horticulture and Landscape Architecture, Colorado State University, Fort Collins, Colorado, USA</w:t>
      </w:r>
    </w:p>
    <w:p w14:paraId="102C75F5"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Horticultural Science, North Carolina State University, Raleigh, North Carolina, USA</w:t>
      </w:r>
    </w:p>
    <w:p w14:paraId="14B5DF6B"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Plant Soil and Microbial Sciences, Michigan State University, Michigan, USA</w:t>
      </w:r>
    </w:p>
    <w:p w14:paraId="2048D42E"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School of Integrative Plant Science, Cornell University, Ithaca, New York, USA</w:t>
      </w:r>
    </w:p>
    <w:p w14:paraId="2500A70E"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Potatoes USA, Denver, Colorado, USA</w:t>
      </w:r>
    </w:p>
    <w:p w14:paraId="25157C5C"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Small Grains and Potato Germplasm Research, USDA-ARS, Aberdeen, Idaho, USA</w:t>
      </w:r>
    </w:p>
    <w:p w14:paraId="445098B5"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Horticultural Sciences Department, University of Florida, Gainesville, Florida, USA</w:t>
      </w:r>
    </w:p>
    <w:p w14:paraId="62FF35F0"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Hermiston Agricultural Research and Extension Center, Oregon State University, Hermiston, Oregon, USA</w:t>
      </w:r>
    </w:p>
    <w:p w14:paraId="73C51E63"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Plant Sciences, North Dakota State University, North Dakota, USA</w:t>
      </w:r>
    </w:p>
    <w:p w14:paraId="6C2BB2E0" w14:textId="77777777" w:rsidR="00440D6F" w:rsidRPr="00B92A1C" w:rsidRDefault="00B92A1C" w:rsidP="00B92A1C">
      <w:pPr>
        <w:spacing w:line="480" w:lineRule="auto"/>
        <w:ind w:left="360"/>
        <w:rPr>
          <w:rFonts w:ascii="Times New Roman" w:eastAsia="Times New Roman" w:hAnsi="Times New Roman" w:cs="Times New Roman"/>
        </w:rPr>
      </w:pPr>
      <w:r>
        <w:rPr>
          <w:rFonts w:ascii="Times New Roman" w:eastAsia="Times New Roman" w:hAnsi="Times New Roman" w:cs="Times New Roman"/>
        </w:rPr>
        <w:t>*</w:t>
      </w:r>
      <w:r w:rsidR="00440D6F" w:rsidRPr="00B92A1C">
        <w:rPr>
          <w:rFonts w:ascii="Times New Roman" w:eastAsia="Times New Roman" w:hAnsi="Times New Roman" w:cs="Times New Roman"/>
        </w:rPr>
        <w:t>Corresponding Author (lmshannon@umn.edu)</w:t>
      </w:r>
    </w:p>
    <w:p w14:paraId="637A1F67" w14:textId="77777777" w:rsidR="00D6768B" w:rsidRDefault="00D6768B">
      <w:pPr>
        <w:spacing w:line="480" w:lineRule="auto"/>
        <w:ind w:left="720"/>
        <w:rPr>
          <w:rFonts w:ascii="Times New Roman" w:eastAsia="Times New Roman" w:hAnsi="Times New Roman" w:cs="Times New Roman"/>
        </w:rPr>
      </w:pPr>
    </w:p>
    <w:p w14:paraId="5F139F23"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ORCID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w:t>
      </w:r>
    </w:p>
    <w:p w14:paraId="0ECCF110"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Husain I. Agha 0000-0002-4407-7494</w:t>
      </w:r>
    </w:p>
    <w:p w14:paraId="6748A324"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Walter S. De Jong 0000-0002-6919-3918</w:t>
      </w:r>
    </w:p>
    <w:p w14:paraId="68A77BFC"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David S. Douches 0000-0002-0636-5356</w:t>
      </w:r>
    </w:p>
    <w:p w14:paraId="7C4C5F90"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Jeffrey B. Endelman 0000-0003-0957-4337</w:t>
      </w:r>
    </w:p>
    <w:p w14:paraId="18FB2288"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Marcio F. R. </w:t>
      </w:r>
      <w:proofErr w:type="spellStart"/>
      <w:r>
        <w:rPr>
          <w:rFonts w:ascii="Times New Roman" w:eastAsia="Times New Roman" w:hAnsi="Times New Roman" w:cs="Times New Roman"/>
        </w:rPr>
        <w:t>Resende</w:t>
      </w:r>
      <w:proofErr w:type="spellEnd"/>
      <w:r>
        <w:rPr>
          <w:rFonts w:ascii="Times New Roman" w:eastAsia="Times New Roman" w:hAnsi="Times New Roman" w:cs="Times New Roman"/>
        </w:rPr>
        <w:t xml:space="preserve"> 0000-0002-2367-0766</w:t>
      </w:r>
    </w:p>
    <w:p w14:paraId="756881C3"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Vidyasagar R. Sathuvalli 0000-0001-5727-9987</w:t>
      </w:r>
    </w:p>
    <w:p w14:paraId="4547052F"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Asunta L. Thompson 0000-0002-1879-5265</w:t>
      </w:r>
    </w:p>
    <w:p w14:paraId="509EB2EA"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G. Craig Yencho 0000-0001-6583-0628</w:t>
      </w:r>
    </w:p>
    <w:p w14:paraId="7342A8DA"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 Lincoln Zotarelli 0000-0002-1087-2043</w:t>
      </w:r>
    </w:p>
    <w:p w14:paraId="5F5497F9"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Laura M. Shannon 0000-0003-3935-4909</w:t>
      </w:r>
    </w:p>
    <w:p w14:paraId="4B571122"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Jessica Chitwood-Brown </w:t>
      </w:r>
      <w:r w:rsidRPr="006B05DF">
        <w:rPr>
          <w:rFonts w:ascii="Times New Roman" w:eastAsia="Times New Roman" w:hAnsi="Times New Roman" w:cs="Times New Roman"/>
          <w:color w:val="000000" w:themeColor="text1"/>
          <w:rPrChange w:id="0" w:author="Husain I Agha" w:date="2024-02-21T11:02:00Z">
            <w:rPr>
              <w:rFonts w:ascii="Times New Roman" w:eastAsia="Times New Roman" w:hAnsi="Times New Roman" w:cs="Times New Roman"/>
              <w:color w:val="494A4C"/>
            </w:rPr>
          </w:rPrChange>
        </w:rPr>
        <w:t>0009-0001-2841-6935</w:t>
      </w:r>
    </w:p>
    <w:p w14:paraId="663931D9" w14:textId="77777777" w:rsidR="00D6768B" w:rsidRDefault="00D6768B">
      <w:pPr>
        <w:spacing w:line="480" w:lineRule="auto"/>
        <w:rPr>
          <w:rFonts w:ascii="Times New Roman" w:eastAsia="Times New Roman" w:hAnsi="Times New Roman" w:cs="Times New Roman"/>
          <w:b/>
        </w:rPr>
      </w:pPr>
    </w:p>
    <w:p w14:paraId="3B3A2C45" w14:textId="77777777" w:rsidR="00B92A1C" w:rsidRDefault="00B92A1C">
      <w:pPr>
        <w:spacing w:line="480" w:lineRule="auto"/>
        <w:rPr>
          <w:rFonts w:ascii="Times New Roman" w:eastAsia="Times New Roman" w:hAnsi="Times New Roman" w:cs="Times New Roman"/>
          <w:b/>
        </w:rPr>
      </w:pPr>
      <w:r>
        <w:rPr>
          <w:rFonts w:ascii="Times New Roman" w:eastAsia="Times New Roman" w:hAnsi="Times New Roman" w:cs="Times New Roman"/>
          <w:b/>
        </w:rPr>
        <w:t>Key words</w:t>
      </w:r>
    </w:p>
    <w:p w14:paraId="41C1361F" w14:textId="77777777" w:rsidR="00B92A1C" w:rsidRPr="00B92A1C" w:rsidRDefault="00B92A1C">
      <w:pPr>
        <w:spacing w:line="480" w:lineRule="auto"/>
        <w:rPr>
          <w:rFonts w:ascii="Times New Roman" w:eastAsia="Times New Roman" w:hAnsi="Times New Roman" w:cs="Times New Roman"/>
        </w:rPr>
      </w:pPr>
      <w:r>
        <w:rPr>
          <w:rFonts w:ascii="Times New Roman" w:eastAsia="Times New Roman" w:hAnsi="Times New Roman" w:cs="Times New Roman"/>
        </w:rPr>
        <w:t>Genome-by-environment interaction, potato, local adaptation, national trials, breeding program</w:t>
      </w:r>
    </w:p>
    <w:p w14:paraId="2C46220C"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Key message</w:t>
      </w:r>
    </w:p>
    <w:p w14:paraId="1994F796"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We find evidence of selection for local adaptation and extensive genotype-by-environment interaction in the potato National Chip Processing Trial (NCPT). </w:t>
      </w:r>
    </w:p>
    <w:p w14:paraId="02EAE513" w14:textId="77777777" w:rsidR="00D6768B" w:rsidRDefault="00D6768B">
      <w:pPr>
        <w:spacing w:line="480" w:lineRule="auto"/>
        <w:rPr>
          <w:rFonts w:ascii="Times New Roman" w:eastAsia="Times New Roman" w:hAnsi="Times New Roman" w:cs="Times New Roman"/>
          <w:b/>
        </w:rPr>
      </w:pPr>
    </w:p>
    <w:p w14:paraId="0862CA7F"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Abstract</w:t>
      </w:r>
    </w:p>
    <w:p w14:paraId="50FF0D48" w14:textId="47945048"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We present a novel method for dissecting the interplay between selection, local adaptation and environmental response in plant breeding schemes. Balancing local adaptation and the desire for widely adapted cultivars is challenging for plant breeders and makes genotype-by-environment interactions (GxE) an important target of selection. Selecting for GxE requires plant breeders to evaluate plants across multiple environments. </w:t>
      </w:r>
      <w:proofErr w:type="gramStart"/>
      <w:r>
        <w:rPr>
          <w:rFonts w:ascii="Times New Roman" w:eastAsia="Times New Roman" w:hAnsi="Times New Roman" w:cs="Times New Roman"/>
        </w:rPr>
        <w:t>One way</w:t>
      </w:r>
      <w:proofErr w:type="gramEnd"/>
      <w:r>
        <w:rPr>
          <w:rFonts w:ascii="Times New Roman" w:eastAsia="Times New Roman" w:hAnsi="Times New Roman" w:cs="Times New Roman"/>
        </w:rPr>
        <w:t xml:space="preserve"> breeders have accomplished this is to test advanced materials across many locations. Public potato breeders in the US partake in such a partnership, the National Chip Processing Trial (NCPT), where breeders from ten institutions submit advanced chip lines to be evaluated in up to ten locations across the country. These clones are genotyped and phenotyped for important </w:t>
      </w:r>
      <w:r>
        <w:rPr>
          <w:rFonts w:ascii="Times New Roman" w:eastAsia="Times New Roman" w:hAnsi="Times New Roman" w:cs="Times New Roman"/>
        </w:rPr>
        <w:lastRenderedPageBreak/>
        <w:t>agronomic traits. We used these data to interrogate the NCPT for GxE. Further, because breeders submitting clones to the NCPT select in a relatively small geographic range for the first three years of selection, we examined the</w:t>
      </w:r>
      <w:ins w:id="1" w:author="Husain I Agha" w:date="2024-02-21T11:04:00Z">
        <w:r w:rsidR="006B05DF">
          <w:rPr>
            <w:rFonts w:ascii="Times New Roman" w:eastAsia="Times New Roman" w:hAnsi="Times New Roman" w:cs="Times New Roman"/>
          </w:rPr>
          <w:t>se</w:t>
        </w:r>
      </w:ins>
      <w:r>
        <w:rPr>
          <w:rFonts w:ascii="Times New Roman" w:eastAsia="Times New Roman" w:hAnsi="Times New Roman" w:cs="Times New Roman"/>
        </w:rPr>
        <w:t xml:space="preserve"> data for evidence of incidental selection for local adaptation, and the alleles underlying it, using environmental genome-wide association study (envGWAS). We found genomic regions associated with continuous environmental variables and discrete breeding programs, as well as regions of the genome potentially underlying GxE for yield.</w:t>
      </w:r>
    </w:p>
    <w:p w14:paraId="63AD54E4" w14:textId="77777777" w:rsidR="00D6768B" w:rsidRDefault="00D6768B">
      <w:pPr>
        <w:spacing w:line="480" w:lineRule="auto"/>
        <w:rPr>
          <w:rFonts w:ascii="Times New Roman" w:eastAsia="Times New Roman" w:hAnsi="Times New Roman" w:cs="Times New Roman"/>
        </w:rPr>
      </w:pPr>
    </w:p>
    <w:p w14:paraId="0B9EA644"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Introduction</w:t>
      </w:r>
    </w:p>
    <w:p w14:paraId="605D46B5" w14:textId="77777777" w:rsidR="00D6768B" w:rsidRDefault="00D00C80" w:rsidP="006558F1">
      <w:pPr>
        <w:spacing w:line="480" w:lineRule="auto"/>
        <w:ind w:firstLine="720"/>
        <w:rPr>
          <w:rFonts w:ascii="Times New Roman" w:eastAsia="Times New Roman" w:hAnsi="Times New Roman" w:cs="Times New Roman"/>
        </w:rPr>
        <w:pPrChange w:id="2" w:author="Husain I Agha" w:date="2024-02-21T14:36:00Z">
          <w:pPr>
            <w:spacing w:line="480" w:lineRule="auto"/>
          </w:pPr>
        </w:pPrChange>
      </w:pPr>
      <w:r>
        <w:rPr>
          <w:rFonts w:ascii="Times New Roman" w:eastAsia="Times New Roman" w:hAnsi="Times New Roman" w:cs="Times New Roman"/>
        </w:rPr>
        <w:t>Variation in environment across a species’ geographic range can result in selection for local adaptation, leading to foreign populations having lower fitness than populations in their home environment. There has been extensive research both into patterns of local adaptation in natural populations (</w:t>
      </w:r>
      <w:proofErr w:type="spellStart"/>
      <w:r>
        <w:rPr>
          <w:rFonts w:ascii="Times New Roman" w:eastAsia="Times New Roman" w:hAnsi="Times New Roman" w:cs="Times New Roman"/>
        </w:rPr>
        <w:t>Agren</w:t>
      </w:r>
      <w:proofErr w:type="spellEnd"/>
      <w:r>
        <w:rPr>
          <w:rFonts w:ascii="Times New Roman" w:eastAsia="Times New Roman" w:hAnsi="Times New Roman" w:cs="Times New Roman"/>
        </w:rPr>
        <w:t xml:space="preserve"> and Schemske 2011; Alberto et al. 2013; reviewed in Shaw and Etterson 2012; Sork 2018), and modern crop species as it relates to efforts to address climate change (Howden et al. 2007; </w:t>
      </w:r>
      <w:r>
        <w:rPr>
          <w:rFonts w:ascii="Times New Roman" w:eastAsia="Times New Roman" w:hAnsi="Times New Roman" w:cs="Times New Roman"/>
          <w:highlight w:val="white"/>
        </w:rPr>
        <w:t>Takeda</w:t>
      </w:r>
      <w:r>
        <w:rPr>
          <w:rFonts w:ascii="Times New Roman" w:eastAsia="Times New Roman" w:hAnsi="Times New Roman" w:cs="Times New Roman"/>
        </w:rPr>
        <w:t xml:space="preserve"> and Matsuoka 2008). However, only large-effect genes and alleles that underlie environmental adaptation on a broad scale have been mapped, such as </w:t>
      </w:r>
      <w:r>
        <w:rPr>
          <w:rFonts w:ascii="Times New Roman" w:eastAsia="Times New Roman" w:hAnsi="Times New Roman" w:cs="Times New Roman"/>
          <w:i/>
        </w:rPr>
        <w:t>StCDF1</w:t>
      </w:r>
      <w:r>
        <w:rPr>
          <w:rFonts w:ascii="Times New Roman" w:eastAsia="Times New Roman" w:hAnsi="Times New Roman" w:cs="Times New Roman"/>
        </w:rPr>
        <w:t xml:space="preserve"> and </w:t>
      </w:r>
      <w:r>
        <w:rPr>
          <w:rFonts w:ascii="Times New Roman" w:eastAsia="Times New Roman" w:hAnsi="Times New Roman" w:cs="Times New Roman"/>
          <w:i/>
        </w:rPr>
        <w:t>ZmCCT</w:t>
      </w:r>
      <w:r>
        <w:rPr>
          <w:rFonts w:ascii="Times New Roman" w:eastAsia="Times New Roman" w:hAnsi="Times New Roman" w:cs="Times New Roman"/>
        </w:rPr>
        <w:t>, major genes contributing to long-day adaptation in potato and maize, respectively (Kloosterman et al. 2013, Hung et al. 2012). Many commonly used selection mapping tools depend upon large differences in allele frequencies between populations to find statistical evidence for regions under selection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Beaumont and Nichols 1996; Beaumont and Balding 2004; Foll and Gaggiotti 2008), generally relying on F</w:t>
      </w:r>
      <w:r>
        <w:rPr>
          <w:rFonts w:ascii="Times New Roman" w:eastAsia="Times New Roman" w:hAnsi="Times New Roman" w:cs="Times New Roman"/>
          <w:vertAlign w:val="subscript"/>
        </w:rPr>
        <w:t>ST</w:t>
      </w:r>
      <w:r>
        <w:rPr>
          <w:rFonts w:ascii="Times New Roman" w:eastAsia="Times New Roman" w:hAnsi="Times New Roman" w:cs="Times New Roman"/>
        </w:rPr>
        <w:t xml:space="preserve"> (Wright 1949) or similar statistics. These tools are poorly suited to study polygenic adaptation because adaptation is usually a result of many, small allele frequency changes dispersed across the genome (Berg and Coop 2014). Local adaptation is a complex trait, and selection mapping is unlikely to differentiate genomic signals of local adaptation from drift (Hancock et al. 2010, </w:t>
      </w:r>
      <w:r>
        <w:rPr>
          <w:rFonts w:ascii="Times New Roman" w:eastAsia="Times New Roman" w:hAnsi="Times New Roman" w:cs="Times New Roman"/>
          <w:highlight w:val="white"/>
        </w:rPr>
        <w:t>Uricchio et al. 2019</w:t>
      </w:r>
      <w:r>
        <w:rPr>
          <w:rFonts w:ascii="Times New Roman" w:eastAsia="Times New Roman" w:hAnsi="Times New Roman" w:cs="Times New Roman"/>
        </w:rPr>
        <w:t>). Identifying new tools and models to understand the relationship between artificial selection and response to environment will aid breeders in establishing lines adapted to certain environments.</w:t>
      </w:r>
    </w:p>
    <w:p w14:paraId="756E7CF2" w14:textId="77777777"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Potato (</w:t>
      </w:r>
      <w:r>
        <w:rPr>
          <w:rFonts w:ascii="Times New Roman" w:eastAsia="Times New Roman" w:hAnsi="Times New Roman" w:cs="Times New Roman"/>
          <w:i/>
        </w:rPr>
        <w:t xml:space="preserve">Solanum tuberosum </w:t>
      </w:r>
      <w:r>
        <w:rPr>
          <w:rFonts w:ascii="Times New Roman" w:eastAsia="Times New Roman" w:hAnsi="Times New Roman" w:cs="Times New Roman"/>
        </w:rPr>
        <w:t>L.) is a useful model for studying the interaction between environmental adaptation and artificial selection. Firstly, public potato breeders incorporate untested germplasm from different programs to make up much of their field in the first year of selection, which greatly reduces drift between populations and contributes to the limited hierarchical population structure in US commercial potato (Bali et al. 2018; Hirsch et al. 2013; Pandey et al. 2021). Secondly, while major targets of selection for commercial application are generally the same among programs, environments between programs differ greatly. Lastly, potatoes are clonally propagated, which allows multi-environmental and multi-year observations of identical genotypes without inbreeding.</w:t>
      </w:r>
    </w:p>
    <w:p w14:paraId="2ABC3F09" w14:textId="434EA9D3"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Potato breeding generally involves growing </w:t>
      </w:r>
      <w:proofErr w:type="gramStart"/>
      <w:r>
        <w:rPr>
          <w:rFonts w:ascii="Times New Roman" w:eastAsia="Times New Roman" w:hAnsi="Times New Roman" w:cs="Times New Roman"/>
        </w:rPr>
        <w:t>clonally-propagated</w:t>
      </w:r>
      <w:proofErr w:type="gramEnd"/>
      <w:r>
        <w:rPr>
          <w:rFonts w:ascii="Times New Roman" w:eastAsia="Times New Roman" w:hAnsi="Times New Roman" w:cs="Times New Roman"/>
        </w:rPr>
        <w:t xml:space="preserve">, F1 individuals at a single location for two years and </w:t>
      </w:r>
      <w:ins w:id="3" w:author="Husain I Agha" w:date="2024-02-21T11:15:00Z">
        <w:r w:rsidR="00B400D5">
          <w:rPr>
            <w:rFonts w:ascii="Times New Roman" w:eastAsia="Times New Roman" w:hAnsi="Times New Roman" w:cs="Times New Roman"/>
          </w:rPr>
          <w:t xml:space="preserve">generally </w:t>
        </w:r>
      </w:ins>
      <w:r>
        <w:rPr>
          <w:rFonts w:ascii="Times New Roman" w:eastAsia="Times New Roman" w:hAnsi="Times New Roman" w:cs="Times New Roman"/>
        </w:rPr>
        <w:t>a second, geographically proximal location in the third year before clones are entered in multi-location trials. Typically, only ~0.1% of the individuals tested in the first field year are selected to continue beyond the third field year, based almost entirely on recurrent phenotypic selection with limited replication</w:t>
      </w:r>
      <w:ins w:id="4" w:author="Husain I Agha" w:date="2024-02-21T11:29:00Z">
        <w:r w:rsidR="00A54873">
          <w:rPr>
            <w:rFonts w:ascii="Times New Roman" w:eastAsia="Times New Roman" w:hAnsi="Times New Roman" w:cs="Times New Roman"/>
          </w:rPr>
          <w:t xml:space="preserve">; </w:t>
        </w:r>
      </w:ins>
      <w:del w:id="5" w:author="Husain I Agha" w:date="2024-02-21T11:29:00Z">
        <w:r w:rsidDel="00A54873">
          <w:rPr>
            <w:rFonts w:ascii="Times New Roman" w:eastAsia="Times New Roman" w:hAnsi="Times New Roman" w:cs="Times New Roman"/>
          </w:rPr>
          <w:delText xml:space="preserve"> (</w:delText>
        </w:r>
      </w:del>
      <w:r>
        <w:rPr>
          <w:rFonts w:ascii="Times New Roman" w:eastAsia="Times New Roman" w:hAnsi="Times New Roman" w:cs="Times New Roman"/>
        </w:rPr>
        <w:t>in most programs only a single individual per clone is used in the first field year</w:t>
      </w:r>
      <w:del w:id="6" w:author="Husain I Agha" w:date="2024-02-21T11:29:00Z">
        <w:r w:rsidDel="00A54873">
          <w:rPr>
            <w:rFonts w:ascii="Times New Roman" w:eastAsia="Times New Roman" w:hAnsi="Times New Roman" w:cs="Times New Roman"/>
          </w:rPr>
          <w:delText>)</w:delText>
        </w:r>
      </w:del>
      <w:r>
        <w:rPr>
          <w:rFonts w:ascii="Times New Roman" w:eastAsia="Times New Roman" w:hAnsi="Times New Roman" w:cs="Times New Roman"/>
        </w:rPr>
        <w:t>. There is extensive GxE for both yield and quality traits in potato (Affleck et al. 2008, Yildirim and ÇaliŞkan</w:t>
      </w:r>
      <w:r>
        <w:rPr>
          <w:rFonts w:ascii="Times New Roman" w:eastAsia="Times New Roman" w:hAnsi="Times New Roman" w:cs="Times New Roman"/>
          <w:highlight w:val="white"/>
        </w:rPr>
        <w:t xml:space="preserve"> 1985</w:t>
      </w:r>
      <w:r>
        <w:rPr>
          <w:rFonts w:ascii="Times New Roman" w:eastAsia="Times New Roman" w:hAnsi="Times New Roman" w:cs="Times New Roman"/>
        </w:rPr>
        <w:t xml:space="preserve">). The intense selective pressure in a relatively small geographic range combined with the strong effect of GxE on important traits may lead to unintentionally selecting genotypes that are locally adapted. However, because programs often exchange material before the first field year, the underlying genetic variants giving rise to local adaptation are likely to be transient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no one variant is likely to be repeatedly selected across generations (Yeaman 2015). This might especially be the case as clones that perform well across multi-environment trials tend to be overrepresented as parents in subsequent years, leading to artificially inflated gene swamping, a phenomenon where gene flow reduces the frequency of locally adapted alleles (García-Ramos and Kirkpatrick 1997; Haldane 1956; Kirkpatrick and Barton 1997; Polechová 2018; Polechová and Barton 2015). Consequently, we expect only locally adapted alleles that are conditionally neutral, showing no negative effect outside of the home environment, and that are present in the most successful lines to persist year to year (Anderson et al. 2013). We further expect variants that meet these criteria to be exceedingly rare. Understanding the </w:t>
      </w:r>
      <w:r>
        <w:rPr>
          <w:rFonts w:ascii="Times New Roman" w:eastAsia="Times New Roman" w:hAnsi="Times New Roman" w:cs="Times New Roman"/>
        </w:rPr>
        <w:lastRenderedPageBreak/>
        <w:t xml:space="preserve">dynamics among these antagonistic processes, selection for locally adapted alleles and gene swamping from dissimilar environments, in potato will give us insight into the relative </w:t>
      </w:r>
      <w:del w:id="7" w:author="Husain I Agha" w:date="2024-02-21T11:30:00Z">
        <w:r w:rsidDel="00A54873">
          <w:rPr>
            <w:rFonts w:ascii="Times New Roman" w:eastAsia="Times New Roman" w:hAnsi="Times New Roman" w:cs="Times New Roman"/>
          </w:rPr>
          <w:delText xml:space="preserve">importance </w:delText>
        </w:r>
      </w:del>
      <w:ins w:id="8" w:author="Husain I Agha" w:date="2024-02-21T11:30:00Z">
        <w:r w:rsidR="00A54873">
          <w:rPr>
            <w:rFonts w:ascii="Times New Roman" w:eastAsia="Times New Roman" w:hAnsi="Times New Roman" w:cs="Times New Roman"/>
          </w:rPr>
          <w:t>contribution</w:t>
        </w:r>
        <w:r w:rsidR="00A54873">
          <w:rPr>
            <w:rFonts w:ascii="Times New Roman" w:eastAsia="Times New Roman" w:hAnsi="Times New Roman" w:cs="Times New Roman"/>
          </w:rPr>
          <w:t xml:space="preserve"> </w:t>
        </w:r>
      </w:ins>
      <w:r>
        <w:rPr>
          <w:rFonts w:ascii="Times New Roman" w:eastAsia="Times New Roman" w:hAnsi="Times New Roman" w:cs="Times New Roman"/>
        </w:rPr>
        <w:t xml:space="preserve">of local adaptation </w:t>
      </w:r>
      <w:ins w:id="9" w:author="Husain I Agha" w:date="2024-02-21T11:31:00Z">
        <w:r w:rsidR="00A54873">
          <w:rPr>
            <w:rFonts w:ascii="Times New Roman" w:eastAsia="Times New Roman" w:hAnsi="Times New Roman" w:cs="Times New Roman"/>
          </w:rPr>
          <w:t xml:space="preserve">to early variety development in </w:t>
        </w:r>
      </w:ins>
      <w:del w:id="10" w:author="Husain I Agha" w:date="2024-02-21T11:31:00Z">
        <w:r w:rsidDel="00A54873">
          <w:rPr>
            <w:rFonts w:ascii="Times New Roman" w:eastAsia="Times New Roman" w:hAnsi="Times New Roman" w:cs="Times New Roman"/>
          </w:rPr>
          <w:delText xml:space="preserve">in </w:delText>
        </w:r>
      </w:del>
      <w:r>
        <w:rPr>
          <w:rFonts w:ascii="Times New Roman" w:eastAsia="Times New Roman" w:hAnsi="Times New Roman" w:cs="Times New Roman"/>
        </w:rPr>
        <w:t>potato breeding programs, which may influence</w:t>
      </w:r>
      <w:del w:id="11" w:author="Husain I Agha" w:date="2024-02-21T11:32:00Z">
        <w:r w:rsidDel="00A54873">
          <w:rPr>
            <w:rFonts w:ascii="Times New Roman" w:eastAsia="Times New Roman" w:hAnsi="Times New Roman" w:cs="Times New Roman"/>
          </w:rPr>
          <w:delText xml:space="preserve"> breeding early</w:delText>
        </w:r>
      </w:del>
      <w:del w:id="12" w:author="Husain I Agha" w:date="2024-02-21T11:31:00Z">
        <w:r w:rsidDel="00A54873">
          <w:rPr>
            <w:rFonts w:ascii="Times New Roman" w:eastAsia="Times New Roman" w:hAnsi="Times New Roman" w:cs="Times New Roman"/>
          </w:rPr>
          <w:delText>-field</w:delText>
        </w:r>
      </w:del>
      <w:r>
        <w:rPr>
          <w:rFonts w:ascii="Times New Roman" w:eastAsia="Times New Roman" w:hAnsi="Times New Roman" w:cs="Times New Roman"/>
        </w:rPr>
        <w:t xml:space="preserve"> </w:t>
      </w:r>
      <w:del w:id="13" w:author="Husain I Agha" w:date="2024-02-21T11:31:00Z">
        <w:r w:rsidDel="00A54873">
          <w:rPr>
            <w:rFonts w:ascii="Times New Roman" w:eastAsia="Times New Roman" w:hAnsi="Times New Roman" w:cs="Times New Roman"/>
          </w:rPr>
          <w:delText xml:space="preserve">year </w:delText>
        </w:r>
      </w:del>
      <w:r>
        <w:rPr>
          <w:rFonts w:ascii="Times New Roman" w:eastAsia="Times New Roman" w:hAnsi="Times New Roman" w:cs="Times New Roman"/>
        </w:rPr>
        <w:t>selection strategies to maximize genetic gain within and between environments.</w:t>
      </w:r>
    </w:p>
    <w:p w14:paraId="12CAFE22" w14:textId="2E9E5A7A"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To identify loci underlying local adaptation in potato, we interrogated data from the US National Chip Processing Trial (NCPT), where advanced chipping clones from public breeding programs in the US are tested across diverse environments. Clones are initially submitted to the NCPT in their fourth field year. </w:t>
      </w:r>
      <w:del w:id="14" w:author="Husain I Agha" w:date="2024-02-21T11:32:00Z">
        <w:r w:rsidDel="00A54873">
          <w:rPr>
            <w:rFonts w:ascii="Times New Roman" w:eastAsia="Times New Roman" w:hAnsi="Times New Roman" w:cs="Times New Roman"/>
          </w:rPr>
          <w:delText xml:space="preserve">Generally, </w:delText>
        </w:r>
      </w:del>
      <w:ins w:id="15" w:author="Husain I Agha" w:date="2024-02-21T11:32:00Z">
        <w:r w:rsidR="00A54873">
          <w:rPr>
            <w:rFonts w:ascii="Times New Roman" w:eastAsia="Times New Roman" w:hAnsi="Times New Roman" w:cs="Times New Roman"/>
          </w:rPr>
          <w:t xml:space="preserve">Most </w:t>
        </w:r>
      </w:ins>
      <w:r>
        <w:rPr>
          <w:rFonts w:ascii="Times New Roman" w:eastAsia="Times New Roman" w:hAnsi="Times New Roman" w:cs="Times New Roman"/>
        </w:rPr>
        <w:t xml:space="preserve">clones are only included in the NCPT once, though promising lines may be </w:t>
      </w:r>
      <w:del w:id="16" w:author="Husain I Agha" w:date="2024-02-21T11:32:00Z">
        <w:r w:rsidDel="00A54873">
          <w:rPr>
            <w:rFonts w:ascii="Times New Roman" w:eastAsia="Times New Roman" w:hAnsi="Times New Roman" w:cs="Times New Roman"/>
          </w:rPr>
          <w:delText xml:space="preserve">trialed </w:delText>
        </w:r>
      </w:del>
      <w:ins w:id="17" w:author="Husain I Agha" w:date="2024-02-21T11:32:00Z">
        <w:r w:rsidR="00A54873">
          <w:rPr>
            <w:rFonts w:ascii="Times New Roman" w:eastAsia="Times New Roman" w:hAnsi="Times New Roman" w:cs="Times New Roman"/>
          </w:rPr>
          <w:t xml:space="preserve">tested </w:t>
        </w:r>
        <w:r w:rsidR="00A54873">
          <w:rPr>
            <w:rFonts w:ascii="Times New Roman" w:eastAsia="Times New Roman" w:hAnsi="Times New Roman" w:cs="Times New Roman"/>
          </w:rPr>
          <w:t xml:space="preserve"> </w:t>
        </w:r>
      </w:ins>
      <w:r>
        <w:rPr>
          <w:rFonts w:ascii="Times New Roman" w:eastAsia="Times New Roman" w:hAnsi="Times New Roman" w:cs="Times New Roman"/>
        </w:rPr>
        <w:t xml:space="preserve">in subsequent years. Under this selection scheme, we would expect clones with an advantage in their home environment to potentially outperform more generalist clones before entering the NCPT. This may lead to a relatively high frequency of the genetic variants underlying local adaptation in the genotypes being submitted to the NCPT, even if those variants are maladapted in many target environments. </w:t>
      </w:r>
    </w:p>
    <w:p w14:paraId="10842B3B" w14:textId="53275FB0"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We scanned the genome for associations between allele frequency and different environmental measurements. We used continuous environmental measurements during selection (i.e.</w:t>
      </w:r>
      <w:ins w:id="18" w:author="Husain I Agha" w:date="2024-02-21T11:33:00Z">
        <w:r w:rsidR="00A54873">
          <w:rPr>
            <w:rFonts w:ascii="Times New Roman" w:eastAsia="Times New Roman" w:hAnsi="Times New Roman" w:cs="Times New Roman"/>
          </w:rPr>
          <w:t>,</w:t>
        </w:r>
      </w:ins>
      <w:r>
        <w:rPr>
          <w:rFonts w:ascii="Times New Roman" w:eastAsia="Times New Roman" w:hAnsi="Times New Roman" w:cs="Times New Roman"/>
        </w:rPr>
        <w:t xml:space="preserve"> the three years prior to a clone’s entry into the NCPT in its home site) as quantitative response variables and discrete programs as case-control response variables in what is called ‘environmental genome-wide association studies’ or envGWAS (</w:t>
      </w:r>
      <w:r>
        <w:rPr>
          <w:rFonts w:ascii="Times New Roman" w:eastAsia="Times New Roman" w:hAnsi="Times New Roman" w:cs="Times New Roman"/>
          <w:highlight w:val="white"/>
        </w:rPr>
        <w:t xml:space="preserve">Lasky et al. 2023; </w:t>
      </w:r>
      <w:r>
        <w:rPr>
          <w:rFonts w:ascii="Times New Roman" w:eastAsia="Times New Roman" w:hAnsi="Times New Roman" w:cs="Times New Roman"/>
        </w:rPr>
        <w:t xml:space="preserve">Li et al. 2019; Rowan et al. 2021; see also Laskey et al. 2015; Turner et al. 2010). For this analysis, we assumed that a clone’s presence in the NCPT is evidence of strong relative performance in its home environment, as only strongly performing clones are submitted to the NCPT. It is important to note that we do not expect the genetic markers used in our GWAS models to affect the environment, i.e., environment is independent of allele frequency. envGWAS utilizes a ‘reverse regression’ technique, where the independent variable is used as the response variable and the dependent variable is used as the regressor. Reverse regression generally violates a key assumption of linear regression, that the independent variables are measured without error while the dependent variable is measured with error, but this assumption is not likely to be violated in envGWAS when using high-quality genetic markers. While this method can lend insight into what genomic regions may be underlying </w:t>
      </w:r>
      <w:r>
        <w:rPr>
          <w:rFonts w:ascii="Times New Roman" w:eastAsia="Times New Roman" w:hAnsi="Times New Roman" w:cs="Times New Roman"/>
        </w:rPr>
        <w:lastRenderedPageBreak/>
        <w:t xml:space="preserve">local adaptation, generally, envGWAS as described above does not </w:t>
      </w:r>
      <w:proofErr w:type="gramStart"/>
      <w:r>
        <w:rPr>
          <w:rFonts w:ascii="Times New Roman" w:eastAsia="Times New Roman" w:hAnsi="Times New Roman" w:cs="Times New Roman"/>
        </w:rPr>
        <w:t>take into account</w:t>
      </w:r>
      <w:proofErr w:type="gramEnd"/>
      <w:r>
        <w:rPr>
          <w:rFonts w:ascii="Times New Roman" w:eastAsia="Times New Roman" w:hAnsi="Times New Roman" w:cs="Times New Roman"/>
        </w:rPr>
        <w:t xml:space="preserve"> any phenotypic information. envGWAS, therefore, cannot lend insight into </w:t>
      </w:r>
      <w:r>
        <w:rPr>
          <w:rFonts w:ascii="Times New Roman" w:eastAsia="Times New Roman" w:hAnsi="Times New Roman" w:cs="Times New Roman"/>
          <w:i/>
        </w:rPr>
        <w:t>which</w:t>
      </w:r>
      <w:r>
        <w:rPr>
          <w:rFonts w:ascii="Times New Roman" w:eastAsia="Times New Roman" w:hAnsi="Times New Roman" w:cs="Times New Roman"/>
        </w:rPr>
        <w:t xml:space="preserve"> traits may be responding to selection between environments, only </w:t>
      </w:r>
      <w:r>
        <w:rPr>
          <w:rFonts w:ascii="Times New Roman" w:eastAsia="Times New Roman" w:hAnsi="Times New Roman" w:cs="Times New Roman"/>
          <w:i/>
        </w:rPr>
        <w:t>whether</w:t>
      </w:r>
      <w:r>
        <w:rPr>
          <w:rFonts w:ascii="Times New Roman" w:eastAsia="Times New Roman" w:hAnsi="Times New Roman" w:cs="Times New Roman"/>
        </w:rPr>
        <w:t xml:space="preserve"> selection for environmental response occurred. </w:t>
      </w:r>
    </w:p>
    <w:p w14:paraId="397B37D9" w14:textId="431C0D60"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Aside from exploring these data for associations between different aspects of the selection environment and allele frequencies, we looked for loci associated with genotype-by-environment interactions (GxE) for yield in the trial environments. To do so, we calculated reaction norms by regressing yield onto environmental measurements. Differences in the slope of the reaction norms between genotypes indicate GxE, and </w:t>
      </w:r>
      <w:ins w:id="19" w:author="Husain I Agha" w:date="2024-02-21T11:36:00Z">
        <w:r w:rsidR="00A54873">
          <w:rPr>
            <w:rFonts w:ascii="Times New Roman" w:eastAsia="Times New Roman" w:hAnsi="Times New Roman" w:cs="Times New Roman"/>
          </w:rPr>
          <w:t xml:space="preserve">we </w:t>
        </w:r>
      </w:ins>
      <w:r>
        <w:rPr>
          <w:rFonts w:ascii="Times New Roman" w:eastAsia="Times New Roman" w:hAnsi="Times New Roman" w:cs="Times New Roman"/>
        </w:rPr>
        <w:t>map regions of the genome underlying GxE across specific environmental gradients by building GWAS models for the slope of the</w:t>
      </w:r>
      <w:ins w:id="20" w:author="Husain I Agha" w:date="2024-02-21T11:36:00Z">
        <w:r w:rsidR="00A54873">
          <w:rPr>
            <w:rFonts w:ascii="Times New Roman" w:eastAsia="Times New Roman" w:hAnsi="Times New Roman" w:cs="Times New Roman"/>
          </w:rPr>
          <w:t>se</w:t>
        </w:r>
      </w:ins>
      <w:r>
        <w:rPr>
          <w:rFonts w:ascii="Times New Roman" w:eastAsia="Times New Roman" w:hAnsi="Times New Roman" w:cs="Times New Roman"/>
        </w:rPr>
        <w:t xml:space="preserve"> reaction norms (Tétard-Jones, Kertesz, and Preziosi 2011). Taken together, these analyses can lend insight into the unintended </w:t>
      </w:r>
      <w:proofErr w:type="spellStart"/>
      <w:ins w:id="21" w:author="Husain I Agha" w:date="2024-02-21T11:36:00Z">
        <w:r w:rsidR="00A54873">
          <w:rPr>
            <w:rFonts w:ascii="Times New Roman" w:eastAsia="Times New Roman" w:hAnsi="Times New Roman" w:cs="Times New Roman"/>
          </w:rPr>
          <w:t>a</w:t>
        </w:r>
      </w:ins>
      <w:del w:id="22" w:author="Husain I Agha" w:date="2024-02-21T11:36:00Z">
        <w:r w:rsidDel="00A54873">
          <w:rPr>
            <w:rFonts w:ascii="Times New Roman" w:eastAsia="Times New Roman" w:hAnsi="Times New Roman" w:cs="Times New Roman"/>
          </w:rPr>
          <w:delText>e</w:delText>
        </w:r>
      </w:del>
      <w:r>
        <w:rPr>
          <w:rFonts w:ascii="Times New Roman" w:eastAsia="Times New Roman" w:hAnsi="Times New Roman" w:cs="Times New Roman"/>
        </w:rPr>
        <w:t>ffect</w:t>
      </w:r>
      <w:proofErr w:type="spellEnd"/>
      <w:r>
        <w:rPr>
          <w:rFonts w:ascii="Times New Roman" w:eastAsia="Times New Roman" w:hAnsi="Times New Roman" w:cs="Times New Roman"/>
        </w:rPr>
        <w:t xml:space="preserve"> of selection on local adaptation and GxE in the NCPT, and can be used to intentionally breed ecotypes for specific environments.</w:t>
      </w:r>
    </w:p>
    <w:p w14:paraId="471A4943" w14:textId="79BD1162"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Finally, we looked for associations between allele frequency and submission year to understand how allele frequencies may be changing over time using Generation Proxy Selection Mapping (GPSM; Decker et al. 2012; Rowan et al. 2021, Walsh and Lynch 2018). GPSM identifies regions of the genome under directional selection by associating allele frequency with an individual's generation (or a proxy, thereof). Here, we use the year a clone was initially submitted to the NCPT as its generation. We use GPSM to look for regions of the genome that are both under directional selection and associated with aspects of the environment identified by envGWAS. Combining these results allows us to understand if variants underlying local adaptation are increasing in frequency over the course of the trial period tested.</w:t>
      </w:r>
      <w:ins w:id="23" w:author="Husain I Agha" w:date="2024-02-21T11:37:00Z">
        <w:r w:rsidR="00A54873">
          <w:rPr>
            <w:rFonts w:ascii="Times New Roman" w:eastAsia="Times New Roman" w:hAnsi="Times New Roman" w:cs="Times New Roman"/>
          </w:rPr>
          <w:t xml:space="preserve"> One impor</w:t>
        </w:r>
      </w:ins>
      <w:ins w:id="24" w:author="Husain I Agha" w:date="2024-02-21T11:38:00Z">
        <w:r w:rsidR="00A54873">
          <w:rPr>
            <w:rFonts w:ascii="Times New Roman" w:eastAsia="Times New Roman" w:hAnsi="Times New Roman" w:cs="Times New Roman"/>
          </w:rPr>
          <w:t>tant caveat for this analysis is that the parents of a clone submitted in any given year are generally not from the immediately preceding generation</w:t>
        </w:r>
      </w:ins>
      <w:ins w:id="25" w:author="Husain I Agha" w:date="2024-02-21T11:39:00Z">
        <w:r w:rsidR="00A54873">
          <w:rPr>
            <w:rFonts w:ascii="Times New Roman" w:eastAsia="Times New Roman" w:hAnsi="Times New Roman" w:cs="Times New Roman"/>
          </w:rPr>
          <w:t xml:space="preserve"> and, in fact, may not even be from the same generation. </w:t>
        </w:r>
      </w:ins>
      <w:ins w:id="26" w:author="Husain I Agha" w:date="2024-02-21T11:41:00Z">
        <w:r w:rsidR="00854955">
          <w:rPr>
            <w:rFonts w:ascii="Times New Roman" w:eastAsia="Times New Roman" w:hAnsi="Times New Roman" w:cs="Times New Roman"/>
          </w:rPr>
          <w:t xml:space="preserve">This type of crossing scheme </w:t>
        </w:r>
      </w:ins>
      <w:ins w:id="27" w:author="Husain I Agha" w:date="2024-02-21T11:39:00Z">
        <w:r w:rsidR="00854955">
          <w:rPr>
            <w:rFonts w:ascii="Times New Roman" w:eastAsia="Times New Roman" w:hAnsi="Times New Roman" w:cs="Times New Roman"/>
          </w:rPr>
          <w:t>complicates the interpretation of “generation” in potato and may limit the powe</w:t>
        </w:r>
      </w:ins>
      <w:ins w:id="28" w:author="Husain I Agha" w:date="2024-02-21T11:40:00Z">
        <w:r w:rsidR="00854955">
          <w:rPr>
            <w:rFonts w:ascii="Times New Roman" w:eastAsia="Times New Roman" w:hAnsi="Times New Roman" w:cs="Times New Roman"/>
          </w:rPr>
          <w:t xml:space="preserve">r of </w:t>
        </w:r>
      </w:ins>
      <w:ins w:id="29" w:author="Husain I Agha" w:date="2024-02-21T11:42:00Z">
        <w:r w:rsidR="00854955">
          <w:rPr>
            <w:rFonts w:ascii="Times New Roman" w:eastAsia="Times New Roman" w:hAnsi="Times New Roman" w:cs="Times New Roman"/>
          </w:rPr>
          <w:t>GPSM to detect signals of directional selection</w:t>
        </w:r>
      </w:ins>
      <w:ins w:id="30" w:author="Husain I Agha" w:date="2024-02-21T11:40:00Z">
        <w:r w:rsidR="00854955">
          <w:rPr>
            <w:rFonts w:ascii="Times New Roman" w:eastAsia="Times New Roman" w:hAnsi="Times New Roman" w:cs="Times New Roman"/>
          </w:rPr>
          <w:t>.</w:t>
        </w:r>
      </w:ins>
    </w:p>
    <w:p w14:paraId="5679697A" w14:textId="5852CE64"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Though climate change increases temperature generally, it also makes differences between environments more pronounced e.g.</w:t>
      </w:r>
      <w:ins w:id="31" w:author="Husain I Agha" w:date="2024-02-21T11:42:00Z">
        <w:r w:rsidR="00854955">
          <w:rPr>
            <w:rFonts w:ascii="Times New Roman" w:eastAsia="Times New Roman" w:hAnsi="Times New Roman" w:cs="Times New Roman"/>
          </w:rPr>
          <w:t>,</w:t>
        </w:r>
      </w:ins>
      <w:r>
        <w:rPr>
          <w:rFonts w:ascii="Times New Roman" w:eastAsia="Times New Roman" w:hAnsi="Times New Roman" w:cs="Times New Roman"/>
        </w:rPr>
        <w:t xml:space="preserve"> prolonged drought in one region with simultaneous flooding in </w:t>
      </w:r>
      <w:r>
        <w:rPr>
          <w:rFonts w:ascii="Times New Roman" w:eastAsia="Times New Roman" w:hAnsi="Times New Roman" w:cs="Times New Roman"/>
        </w:rPr>
        <w:lastRenderedPageBreak/>
        <w:t>another (</w:t>
      </w:r>
      <w:r>
        <w:rPr>
          <w:rFonts w:ascii="Times New Roman" w:eastAsia="Times New Roman" w:hAnsi="Times New Roman" w:cs="Times New Roman"/>
          <w:highlight w:val="white"/>
        </w:rPr>
        <w:t>Trenberth</w:t>
      </w:r>
      <w:r>
        <w:rPr>
          <w:rFonts w:ascii="Times New Roman" w:eastAsia="Times New Roman" w:hAnsi="Times New Roman" w:cs="Times New Roman"/>
        </w:rPr>
        <w:t xml:space="preserve"> 2005). As our growing environments become more disparate, there </w:t>
      </w:r>
      <w:del w:id="32" w:author="Husain I Agha" w:date="2024-02-21T11:42:00Z">
        <w:r w:rsidDel="00854955">
          <w:rPr>
            <w:rFonts w:ascii="Times New Roman" w:eastAsia="Times New Roman" w:hAnsi="Times New Roman" w:cs="Times New Roman"/>
          </w:rPr>
          <w:delText xml:space="preserve">will </w:delText>
        </w:r>
      </w:del>
      <w:ins w:id="33" w:author="Husain I Agha" w:date="2024-02-21T11:42:00Z">
        <w:r w:rsidR="00854955">
          <w:rPr>
            <w:rFonts w:ascii="Times New Roman" w:eastAsia="Times New Roman" w:hAnsi="Times New Roman" w:cs="Times New Roman"/>
          </w:rPr>
          <w:t>may</w:t>
        </w:r>
        <w:r w:rsidR="00854955">
          <w:rPr>
            <w:rFonts w:ascii="Times New Roman" w:eastAsia="Times New Roman" w:hAnsi="Times New Roman" w:cs="Times New Roman"/>
          </w:rPr>
          <w:t xml:space="preserve"> </w:t>
        </w:r>
      </w:ins>
      <w:r>
        <w:rPr>
          <w:rFonts w:ascii="Times New Roman" w:eastAsia="Times New Roman" w:hAnsi="Times New Roman" w:cs="Times New Roman"/>
        </w:rPr>
        <w:t>need to be an increased focus on locally adapted cultivars. This is especially true in the global south, where climate change will be felt most strongly (</w:t>
      </w:r>
      <w:r>
        <w:rPr>
          <w:rFonts w:ascii="Times New Roman" w:eastAsia="Times New Roman" w:hAnsi="Times New Roman" w:cs="Times New Roman"/>
          <w:highlight w:val="white"/>
        </w:rPr>
        <w:t>Mendelsohn et al. 2006</w:t>
      </w:r>
      <w:r>
        <w:rPr>
          <w:rFonts w:ascii="Times New Roman" w:eastAsia="Times New Roman" w:hAnsi="Times New Roman" w:cs="Times New Roman"/>
        </w:rPr>
        <w:t xml:space="preserve">). Even ignoring predicted changes to the climate, </w:t>
      </w:r>
      <w:r>
        <w:rPr>
          <w:rFonts w:ascii="Times New Roman" w:eastAsia="Times New Roman" w:hAnsi="Times New Roman" w:cs="Times New Roman"/>
          <w:highlight w:val="white"/>
        </w:rPr>
        <w:t xml:space="preserve">breeders may be leaving potential genetic gains on the table by focusing on broadly performing lines (Ewing et al. 2019). While this method might be justified for other crops, where the cost of regional breeding programs exceeds the benefit, potato breeding in the US is almost entirely carried out by regional, public breeders. </w:t>
      </w:r>
      <w:r>
        <w:rPr>
          <w:rFonts w:ascii="Times New Roman" w:eastAsia="Times New Roman" w:hAnsi="Times New Roman" w:cs="Times New Roman"/>
        </w:rPr>
        <w:t xml:space="preserve">Finding genomic regions that underlie local adaptation will help these breeders make progress in selecting for environment-specific germplasm under either scenario. Here, we first show that envGWAS can be used to find genomic variants that are potentially locally adapted, both along measurable environmental gradients and to specific geographic ranges. We then show that similar methods can be used to look for regions of the genome that may be responsible for GxE to specific environmental variables. Finally, we scanned the genome for regions that are under directional selection to see if these overlap with those identified in our previous analyses. These results present a starting point for generating hypotheses about the molecular basis of local adaptation and its influence on </w:t>
      </w:r>
      <w:proofErr w:type="gramStart"/>
      <w:r>
        <w:rPr>
          <w:rFonts w:ascii="Times New Roman" w:eastAsia="Times New Roman" w:hAnsi="Times New Roman" w:cs="Times New Roman"/>
        </w:rPr>
        <w:t>early</w:t>
      </w:r>
      <w:ins w:id="34" w:author="Husain I Agha" w:date="2024-02-21T11:44:00Z">
        <w:r w:rsidR="00854955">
          <w:rPr>
            <w:rFonts w:ascii="Times New Roman" w:eastAsia="Times New Roman" w:hAnsi="Times New Roman" w:cs="Times New Roman"/>
          </w:rPr>
          <w:t>-generation</w:t>
        </w:r>
        <w:proofErr w:type="gramEnd"/>
        <w:r w:rsidR="00854955">
          <w:rPr>
            <w:rFonts w:ascii="Times New Roman" w:eastAsia="Times New Roman" w:hAnsi="Times New Roman" w:cs="Times New Roman"/>
          </w:rPr>
          <w:t xml:space="preserve"> </w:t>
        </w:r>
      </w:ins>
      <w:del w:id="35" w:author="Husain I Agha" w:date="2024-02-21T11:44:00Z">
        <w:r w:rsidDel="00854955">
          <w:rPr>
            <w:rFonts w:ascii="Times New Roman" w:eastAsia="Times New Roman" w:hAnsi="Times New Roman" w:cs="Times New Roman"/>
          </w:rPr>
          <w:delText xml:space="preserve"> </w:delText>
        </w:r>
      </w:del>
      <w:r>
        <w:rPr>
          <w:rFonts w:ascii="Times New Roman" w:eastAsia="Times New Roman" w:hAnsi="Times New Roman" w:cs="Times New Roman"/>
        </w:rPr>
        <w:t xml:space="preserve">variety </w:t>
      </w:r>
      <w:ins w:id="36" w:author="Husain I Agha" w:date="2024-02-21T11:44:00Z">
        <w:r w:rsidR="00854955">
          <w:rPr>
            <w:rFonts w:ascii="Times New Roman" w:eastAsia="Times New Roman" w:hAnsi="Times New Roman" w:cs="Times New Roman"/>
          </w:rPr>
          <w:t xml:space="preserve">development </w:t>
        </w:r>
      </w:ins>
      <w:del w:id="37" w:author="Husain I Agha" w:date="2024-02-21T11:44:00Z">
        <w:r w:rsidDel="00854955">
          <w:rPr>
            <w:rFonts w:ascii="Times New Roman" w:eastAsia="Times New Roman" w:hAnsi="Times New Roman" w:cs="Times New Roman"/>
          </w:rPr>
          <w:delText xml:space="preserve">selection </w:delText>
        </w:r>
      </w:del>
      <w:r>
        <w:rPr>
          <w:rFonts w:ascii="Times New Roman" w:eastAsia="Times New Roman" w:hAnsi="Times New Roman" w:cs="Times New Roman"/>
        </w:rPr>
        <w:t>in potato and beyond.</w:t>
      </w:r>
    </w:p>
    <w:p w14:paraId="0AD05ADE" w14:textId="77777777" w:rsidR="00D6768B" w:rsidRDefault="00D6768B">
      <w:pPr>
        <w:spacing w:line="480" w:lineRule="auto"/>
        <w:rPr>
          <w:rFonts w:ascii="Times New Roman" w:eastAsia="Times New Roman" w:hAnsi="Times New Roman" w:cs="Times New Roman"/>
        </w:rPr>
      </w:pPr>
    </w:p>
    <w:p w14:paraId="763ABF8D" w14:textId="77777777" w:rsidR="00D6768B" w:rsidRDefault="00D00C80">
      <w:pPr>
        <w:spacing w:line="480" w:lineRule="auto"/>
        <w:rPr>
          <w:rFonts w:ascii="Times New Roman" w:eastAsia="Times New Roman" w:hAnsi="Times New Roman" w:cs="Times New Roman"/>
          <w:b/>
        </w:rPr>
      </w:pPr>
      <w:r>
        <w:rPr>
          <w:rFonts w:ascii="Times New Roman" w:eastAsia="Times New Roman" w:hAnsi="Times New Roman" w:cs="Times New Roman"/>
          <w:b/>
        </w:rPr>
        <w:t>Materials and methods</w:t>
      </w:r>
    </w:p>
    <w:p w14:paraId="46D37A4F"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National Trial Data</w:t>
      </w:r>
    </w:p>
    <w:p w14:paraId="3A080CBB" w14:textId="150A6787" w:rsidR="00D6768B" w:rsidDel="006558F1" w:rsidRDefault="00D00C80" w:rsidP="006558F1">
      <w:pPr>
        <w:spacing w:line="480" w:lineRule="auto"/>
        <w:ind w:firstLine="720"/>
        <w:rPr>
          <w:del w:id="38" w:author="Husain I Agha" w:date="2024-02-21T14:36:00Z"/>
          <w:rFonts w:ascii="Times New Roman" w:eastAsia="Times New Roman" w:hAnsi="Times New Roman" w:cs="Times New Roman"/>
        </w:rPr>
        <w:pPrChange w:id="39" w:author="Husain I Agha" w:date="2024-02-21T14:36:00Z">
          <w:pPr>
            <w:spacing w:line="480" w:lineRule="auto"/>
          </w:pPr>
        </w:pPrChange>
      </w:pPr>
      <w:r>
        <w:rPr>
          <w:rFonts w:ascii="Times New Roman" w:eastAsia="Times New Roman" w:hAnsi="Times New Roman" w:cs="Times New Roman"/>
        </w:rPr>
        <w:t>Yield data from 2010-2022 for up to ten trial locations per year (California, Florida, Michigan, Missouri, New York, North Carolina, North Dakota, Oregon, Texas, and Wisconsin; Table 1) were downloaded from the NCPT database (https://potatoesusa.medius.re). In California, 18 seed pieces were planted in two-row plots with in-row spacing of 0.17 m and 0.8 m between rows, while all other locations used single-row plots of 15 seed pieces, with in-row spacing of 0.2 m to 0.3 m and between-row spacing of 0.8 m to 1.4 m. Trial management varied across locations, with the intent of mimicking local commercial growing conditions. Total yield was calculated from the weight of all tubers in each plot (kg). We partitioned the genotypic variance into genotype, genotype</w:t>
      </w:r>
      <w:ins w:id="40" w:author="Husain I Agha" w:date="2024-02-21T11:45:00Z">
        <w:r w:rsidR="00854955">
          <w:rPr>
            <w:rFonts w:ascii="Times New Roman" w:eastAsia="Times New Roman" w:hAnsi="Times New Roman" w:cs="Times New Roman"/>
          </w:rPr>
          <w:t>-by-</w:t>
        </w:r>
      </w:ins>
      <w:del w:id="41" w:author="Husain I Agha" w:date="2024-02-21T11:45:00Z">
        <w:r w:rsidDel="00854955">
          <w:rPr>
            <w:rFonts w:ascii="Times New Roman" w:eastAsia="Times New Roman" w:hAnsi="Times New Roman" w:cs="Times New Roman"/>
          </w:rPr>
          <w:delText xml:space="preserve"> x </w:delText>
        </w:r>
      </w:del>
      <w:r>
        <w:rPr>
          <w:rFonts w:ascii="Times New Roman" w:eastAsia="Times New Roman" w:hAnsi="Times New Roman" w:cs="Times New Roman"/>
        </w:rPr>
        <w:t>year, genotype</w:t>
      </w:r>
      <w:ins w:id="42" w:author="Husain I Agha" w:date="2024-02-21T11:45:00Z">
        <w:r w:rsidR="00854955" w:rsidRPr="00854955">
          <w:rPr>
            <w:rFonts w:ascii="Times New Roman" w:eastAsia="Times New Roman" w:hAnsi="Times New Roman" w:cs="Times New Roman"/>
          </w:rPr>
          <w:t>-by-</w:t>
        </w:r>
      </w:ins>
      <w:del w:id="43" w:author="Husain I Agha" w:date="2024-02-21T11:45:00Z">
        <w:r w:rsidDel="00854955">
          <w:rPr>
            <w:rFonts w:ascii="Times New Roman" w:eastAsia="Times New Roman" w:hAnsi="Times New Roman" w:cs="Times New Roman"/>
          </w:rPr>
          <w:delText xml:space="preserve"> x </w:delText>
        </w:r>
      </w:del>
      <w:r>
        <w:rPr>
          <w:rFonts w:ascii="Times New Roman" w:eastAsia="Times New Roman" w:hAnsi="Times New Roman" w:cs="Times New Roman"/>
        </w:rPr>
        <w:t xml:space="preserve">location, and </w:t>
      </w:r>
      <w:r>
        <w:rPr>
          <w:rFonts w:ascii="Times New Roman" w:eastAsia="Times New Roman" w:hAnsi="Times New Roman" w:cs="Times New Roman"/>
        </w:rPr>
        <w:lastRenderedPageBreak/>
        <w:t>genotype</w:t>
      </w:r>
      <w:ins w:id="44" w:author="Husain I Agha" w:date="2024-02-21T11:46:00Z">
        <w:r w:rsidR="00854955" w:rsidRPr="00854955">
          <w:rPr>
            <w:rFonts w:ascii="Times New Roman" w:eastAsia="Times New Roman" w:hAnsi="Times New Roman" w:cs="Times New Roman"/>
          </w:rPr>
          <w:t>-by-</w:t>
        </w:r>
      </w:ins>
      <w:del w:id="45" w:author="Husain I Agha" w:date="2024-02-21T11:46:00Z">
        <w:r w:rsidDel="00854955">
          <w:rPr>
            <w:rFonts w:ascii="Times New Roman" w:eastAsia="Times New Roman" w:hAnsi="Times New Roman" w:cs="Times New Roman"/>
          </w:rPr>
          <w:delText xml:space="preserve"> x </w:delText>
        </w:r>
      </w:del>
      <w:r>
        <w:rPr>
          <w:rFonts w:ascii="Times New Roman" w:eastAsia="Times New Roman" w:hAnsi="Times New Roman" w:cs="Times New Roman"/>
        </w:rPr>
        <w:t>year</w:t>
      </w:r>
      <w:ins w:id="46" w:author="Husain I Agha" w:date="2024-02-21T11:46:00Z">
        <w:r w:rsidR="00854955" w:rsidRPr="00854955">
          <w:rPr>
            <w:rFonts w:ascii="Times New Roman" w:eastAsia="Times New Roman" w:hAnsi="Times New Roman" w:cs="Times New Roman"/>
          </w:rPr>
          <w:t>-by-</w:t>
        </w:r>
      </w:ins>
      <w:del w:id="47" w:author="Husain I Agha" w:date="2024-02-21T11:46:00Z">
        <w:r w:rsidDel="00854955">
          <w:rPr>
            <w:rFonts w:ascii="Times New Roman" w:eastAsia="Times New Roman" w:hAnsi="Times New Roman" w:cs="Times New Roman"/>
          </w:rPr>
          <w:delText xml:space="preserve"> x </w:delText>
        </w:r>
      </w:del>
      <w:r>
        <w:rPr>
          <w:rFonts w:ascii="Times New Roman" w:eastAsia="Times New Roman" w:hAnsi="Times New Roman" w:cs="Times New Roman"/>
        </w:rPr>
        <w:t xml:space="preserve">location variance components using </w:t>
      </w:r>
      <w:ins w:id="48" w:author="Husain I Agha" w:date="2024-02-21T11:54:00Z">
        <w:r w:rsidR="006E02B6">
          <w:rPr>
            <w:rFonts w:ascii="Times New Roman" w:eastAsia="Times New Roman" w:hAnsi="Times New Roman" w:cs="Times New Roman"/>
          </w:rPr>
          <w:t>R/</w:t>
        </w:r>
      </w:ins>
      <w:del w:id="49" w:author="Husain I Agha" w:date="2024-02-21T11:54:00Z">
        <w:r w:rsidDel="006E02B6">
          <w:rPr>
            <w:rFonts w:ascii="Times New Roman" w:eastAsia="Times New Roman" w:hAnsi="Times New Roman" w:cs="Times New Roman"/>
          </w:rPr>
          <w:delText xml:space="preserve">the </w:delText>
        </w:r>
      </w:del>
      <w:r w:rsidRPr="006E02B6">
        <w:rPr>
          <w:rFonts w:ascii="Times New Roman" w:eastAsia="Times New Roman" w:hAnsi="Times New Roman" w:cs="Times New Roman"/>
          <w:iCs/>
          <w:rPrChange w:id="50" w:author="Husain I Agha" w:date="2024-02-21T11:54:00Z">
            <w:rPr>
              <w:rFonts w:ascii="Times New Roman" w:eastAsia="Times New Roman" w:hAnsi="Times New Roman" w:cs="Times New Roman"/>
              <w:i/>
            </w:rPr>
          </w:rPrChange>
        </w:rPr>
        <w:t>lme4</w:t>
      </w:r>
      <w:r>
        <w:rPr>
          <w:rFonts w:ascii="Times New Roman" w:eastAsia="Times New Roman" w:hAnsi="Times New Roman" w:cs="Times New Roman"/>
        </w:rPr>
        <w:t xml:space="preserve"> </w:t>
      </w:r>
      <w:del w:id="51" w:author="Husain I Agha" w:date="2024-02-21T11:54:00Z">
        <w:r w:rsidDel="006E02B6">
          <w:rPr>
            <w:rFonts w:ascii="Times New Roman" w:eastAsia="Times New Roman" w:hAnsi="Times New Roman" w:cs="Times New Roman"/>
          </w:rPr>
          <w:delText xml:space="preserve">package </w:delText>
        </w:r>
      </w:del>
      <w:r>
        <w:rPr>
          <w:rFonts w:ascii="Times New Roman" w:eastAsia="Times New Roman" w:hAnsi="Times New Roman" w:cs="Times New Roman"/>
        </w:rPr>
        <w:t xml:space="preserve">(Bates et al. 2015) in R (v4.1.0; R Core Team 2021). </w:t>
      </w:r>
    </w:p>
    <w:p w14:paraId="61DD2837" w14:textId="77777777" w:rsidR="00D6768B" w:rsidRDefault="00D6768B" w:rsidP="006558F1">
      <w:pPr>
        <w:spacing w:line="480" w:lineRule="auto"/>
        <w:ind w:firstLine="720"/>
        <w:rPr>
          <w:rFonts w:ascii="Times New Roman" w:eastAsia="Times New Roman" w:hAnsi="Times New Roman" w:cs="Times New Roman"/>
        </w:rPr>
        <w:pPrChange w:id="52" w:author="Husain I Agha" w:date="2024-02-21T14:36:00Z">
          <w:pPr>
            <w:spacing w:line="480" w:lineRule="auto"/>
          </w:pPr>
        </w:pPrChange>
      </w:pPr>
    </w:p>
    <w:p w14:paraId="7C5CAE5A" w14:textId="44BC4A18" w:rsidR="00D6768B" w:rsidDel="006558F1" w:rsidRDefault="00D00C80" w:rsidP="006558F1">
      <w:pPr>
        <w:spacing w:line="480" w:lineRule="auto"/>
        <w:ind w:firstLine="720"/>
        <w:rPr>
          <w:del w:id="53" w:author="Husain I Agha" w:date="2024-02-21T14:36:00Z"/>
          <w:rFonts w:ascii="Times New Roman" w:eastAsia="Times New Roman" w:hAnsi="Times New Roman" w:cs="Times New Roman"/>
        </w:rPr>
        <w:pPrChange w:id="54" w:author="Husain I Agha" w:date="2024-02-21T14:36:00Z">
          <w:pPr>
            <w:spacing w:line="480" w:lineRule="auto"/>
          </w:pPr>
        </w:pPrChange>
      </w:pPr>
      <w:r>
        <w:rPr>
          <w:rFonts w:ascii="Times New Roman" w:eastAsia="Times New Roman" w:hAnsi="Times New Roman" w:cs="Times New Roman"/>
        </w:rPr>
        <w:t>The analyses used three, overlapping datasets. For the genetic variance decomposition, we used all recorded yield records from 2010-2022, regardless of whether there was an associated genotype. This resulted in 22,592 non-zero yield observations for 1,479 unique clones. For the envGWAS, we used all clones with genotype data, excluding checks and named varieties, resulting in 840 unique genotypes. For the GWAS on the regression lines of yield onto environmental measurements, referred to as ‘regression GWAS’ for simplicity, we included checks and named varieties and had phenotype and genotype data for 870 unique genotypes and 16,881 non-zero yield records. To account for differences in plot spacing and number of individuals per plot in the regression GWAS, we normalized phenotypic data by dividing each plot yield by the mean yield within each location</w:t>
      </w:r>
      <w:del w:id="55" w:author="Husain I Agha" w:date="2024-02-21T11:47:00Z">
        <w:r w:rsidDel="00854955">
          <w:rPr>
            <w:rFonts w:ascii="Times New Roman" w:eastAsia="Times New Roman" w:hAnsi="Times New Roman" w:cs="Times New Roman"/>
          </w:rPr>
          <w:delText xml:space="preserve"> by</w:delText>
        </w:r>
      </w:del>
      <w:ins w:id="56" w:author="Husain I Agha" w:date="2024-02-21T11:47:00Z">
        <w:r w:rsidR="00854955">
          <w:rPr>
            <w:rFonts w:ascii="Times New Roman" w:eastAsia="Times New Roman" w:hAnsi="Times New Roman" w:cs="Times New Roman"/>
          </w:rPr>
          <w:t>-</w:t>
        </w:r>
      </w:ins>
      <w:del w:id="57" w:author="Husain I Agha" w:date="2024-02-21T11:47:00Z">
        <w:r w:rsidDel="00854955">
          <w:rPr>
            <w:rFonts w:ascii="Times New Roman" w:eastAsia="Times New Roman" w:hAnsi="Times New Roman" w:cs="Times New Roman"/>
          </w:rPr>
          <w:delText xml:space="preserve"> </w:delText>
        </w:r>
      </w:del>
      <w:r>
        <w:rPr>
          <w:rFonts w:ascii="Times New Roman" w:eastAsia="Times New Roman" w:hAnsi="Times New Roman" w:cs="Times New Roman"/>
        </w:rPr>
        <w:t xml:space="preserve">year pair (hereafter referred to simply as ‘trial’). Normalized values were </w:t>
      </w:r>
      <w:ins w:id="58" w:author="Husain I Agha" w:date="2024-02-21T11:48:00Z">
        <w:r w:rsidR="00854955">
          <w:rPr>
            <w:rFonts w:ascii="Times New Roman" w:eastAsia="Times New Roman" w:hAnsi="Times New Roman" w:cs="Times New Roman"/>
          </w:rPr>
          <w:t xml:space="preserve">then </w:t>
        </w:r>
      </w:ins>
      <w:r>
        <w:rPr>
          <w:rFonts w:ascii="Times New Roman" w:eastAsia="Times New Roman" w:hAnsi="Times New Roman" w:cs="Times New Roman"/>
        </w:rPr>
        <w:t>log-transformed to give the relative performance of each clone within each trial centered on zero.</w:t>
      </w:r>
    </w:p>
    <w:p w14:paraId="0A99B3E0" w14:textId="77777777" w:rsidR="00D6768B" w:rsidRDefault="00D6768B" w:rsidP="006558F1">
      <w:pPr>
        <w:spacing w:line="480" w:lineRule="auto"/>
        <w:ind w:firstLine="720"/>
        <w:rPr>
          <w:rFonts w:ascii="Times New Roman" w:eastAsia="Times New Roman" w:hAnsi="Times New Roman" w:cs="Times New Roman"/>
        </w:rPr>
        <w:pPrChange w:id="59" w:author="Husain I Agha" w:date="2024-02-21T14:36:00Z">
          <w:pPr>
            <w:spacing w:line="480" w:lineRule="auto"/>
          </w:pPr>
        </w:pPrChange>
      </w:pPr>
    </w:p>
    <w:p w14:paraId="4596518C" w14:textId="77777777" w:rsidR="00D6768B" w:rsidDel="006558F1" w:rsidRDefault="00D00C80" w:rsidP="006558F1">
      <w:pPr>
        <w:spacing w:line="480" w:lineRule="auto"/>
        <w:ind w:firstLine="720"/>
        <w:rPr>
          <w:del w:id="60" w:author="Husain I Agha" w:date="2024-02-21T14:36:00Z"/>
          <w:rFonts w:ascii="Times New Roman" w:eastAsia="Times New Roman" w:hAnsi="Times New Roman" w:cs="Times New Roman"/>
        </w:rPr>
        <w:pPrChange w:id="61" w:author="Husain I Agha" w:date="2024-02-21T14:36:00Z">
          <w:pPr>
            <w:spacing w:line="480" w:lineRule="auto"/>
          </w:pPr>
        </w:pPrChange>
      </w:pPr>
      <w:r>
        <w:rPr>
          <w:rFonts w:ascii="Times New Roman" w:eastAsia="Times New Roman" w:hAnsi="Times New Roman" w:cs="Times New Roman"/>
        </w:rPr>
        <w:t>All clones included in the analyses had previously been genotyped</w:t>
      </w:r>
      <w:r w:rsidR="008753CA">
        <w:rPr>
          <w:rFonts w:ascii="Times New Roman" w:eastAsia="Times New Roman" w:hAnsi="Times New Roman" w:cs="Times New Roman"/>
        </w:rPr>
        <w:t xml:space="preserve"> </w:t>
      </w:r>
      <w:r>
        <w:rPr>
          <w:rFonts w:ascii="Times New Roman" w:eastAsia="Times New Roman" w:hAnsi="Times New Roman" w:cs="Times New Roman"/>
        </w:rPr>
        <w:t>using the potato Infinium SNP array, which has evolved through four versions (</w:t>
      </w:r>
      <w:proofErr w:type="gramStart"/>
      <w:r>
        <w:rPr>
          <w:rFonts w:ascii="Times New Roman" w:eastAsia="Times New Roman" w:hAnsi="Times New Roman" w:cs="Times New Roman"/>
        </w:rPr>
        <w:t>Felcher</w:t>
      </w:r>
      <w:proofErr w:type="gramEnd"/>
      <w:r>
        <w:rPr>
          <w:rFonts w:ascii="Times New Roman" w:eastAsia="Times New Roman" w:hAnsi="Times New Roman" w:cs="Times New Roman"/>
        </w:rPr>
        <w:t xml:space="preserve"> et al. 2012; Vos et al. 2015). Tetraploid genotype calls (coded 0–4) were made using a normal mixture model with R/fitPoly (Zych et al. 2019), and data from earlier versions of the array were imputed up to the current version (V4), for a total of 15,133 markers. Imputation was done with R/randomForest (Breiman 2001; Liaw and Weiner 2002) and 100 classification trees, using default parameters. For each imputed marker, the 100 closest markers based on the DMv6.1 reference genome (Pham et al. 2020) were used as predictor variables. We filtered out SNPs with minor allele frequencies less than 0.01, resulting in 14,838 polymorphic SNPs. </w:t>
      </w:r>
    </w:p>
    <w:p w14:paraId="32C3320A" w14:textId="77777777" w:rsidR="00D6768B" w:rsidRDefault="00D6768B" w:rsidP="006558F1">
      <w:pPr>
        <w:spacing w:line="480" w:lineRule="auto"/>
        <w:ind w:firstLine="720"/>
        <w:rPr>
          <w:rFonts w:ascii="Times New Roman" w:eastAsia="Times New Roman" w:hAnsi="Times New Roman" w:cs="Times New Roman"/>
        </w:rPr>
        <w:pPrChange w:id="62" w:author="Husain I Agha" w:date="2024-02-21T14:36:00Z">
          <w:pPr>
            <w:spacing w:line="480" w:lineRule="auto"/>
          </w:pPr>
        </w:pPrChange>
      </w:pPr>
    </w:p>
    <w:p w14:paraId="05637CBB" w14:textId="619CAADE" w:rsidR="00D6768B" w:rsidRDefault="00D00C80" w:rsidP="006558F1">
      <w:pPr>
        <w:spacing w:line="480" w:lineRule="auto"/>
        <w:ind w:firstLine="720"/>
        <w:rPr>
          <w:rFonts w:ascii="Times New Roman" w:eastAsia="Times New Roman" w:hAnsi="Times New Roman" w:cs="Times New Roman"/>
        </w:rPr>
        <w:pPrChange w:id="63" w:author="Husain I Agha" w:date="2024-02-21T14:36:00Z">
          <w:pPr>
            <w:spacing w:line="480" w:lineRule="auto"/>
          </w:pPr>
        </w:pPrChange>
      </w:pPr>
      <w:r>
        <w:rPr>
          <w:rFonts w:ascii="Times New Roman" w:eastAsia="Times New Roman" w:hAnsi="Times New Roman" w:cs="Times New Roman"/>
        </w:rPr>
        <w:t xml:space="preserve">We used principal component analysis (PCA) to look for evidence of population structure. Principal components (PCs) were calculated using the </w:t>
      </w:r>
      <w:r>
        <w:rPr>
          <w:rFonts w:ascii="Times New Roman" w:eastAsia="Times New Roman" w:hAnsi="Times New Roman" w:cs="Times New Roman"/>
          <w:i/>
        </w:rPr>
        <w:t>prcomp</w:t>
      </w:r>
      <w:r>
        <w:rPr>
          <w:rFonts w:ascii="Times New Roman" w:eastAsia="Times New Roman" w:hAnsi="Times New Roman" w:cs="Times New Roman"/>
        </w:rPr>
        <w:t xml:space="preserve"> function in R. The first two PCs were plotted using the </w:t>
      </w:r>
      <w:ins w:id="64" w:author="Husain I Agha" w:date="2024-02-21T11:52:00Z">
        <w:r w:rsidR="006E02B6">
          <w:rPr>
            <w:rFonts w:ascii="Times New Roman" w:eastAsia="Times New Roman" w:hAnsi="Times New Roman" w:cs="Times New Roman"/>
          </w:rPr>
          <w:t>R/</w:t>
        </w:r>
      </w:ins>
      <w:r w:rsidRPr="006E02B6">
        <w:rPr>
          <w:rFonts w:ascii="Times New Roman" w:eastAsia="Times New Roman" w:hAnsi="Times New Roman" w:cs="Times New Roman"/>
          <w:iCs/>
          <w:rPrChange w:id="65" w:author="Husain I Agha" w:date="2024-02-21T11:52:00Z">
            <w:rPr>
              <w:rFonts w:ascii="Times New Roman" w:eastAsia="Times New Roman" w:hAnsi="Times New Roman" w:cs="Times New Roman"/>
              <w:i/>
            </w:rPr>
          </w:rPrChange>
        </w:rPr>
        <w:t>ggbiplot</w:t>
      </w:r>
      <w:r>
        <w:rPr>
          <w:rFonts w:ascii="Times New Roman" w:eastAsia="Times New Roman" w:hAnsi="Times New Roman" w:cs="Times New Roman"/>
          <w:i/>
        </w:rPr>
        <w:t xml:space="preserve"> </w:t>
      </w:r>
      <w:del w:id="66" w:author="Husain I Agha" w:date="2024-02-21T11:53:00Z">
        <w:r w:rsidDel="006E02B6">
          <w:rPr>
            <w:rFonts w:ascii="Times New Roman" w:eastAsia="Times New Roman" w:hAnsi="Times New Roman" w:cs="Times New Roman"/>
          </w:rPr>
          <w:delText xml:space="preserve">package in R </w:delText>
        </w:r>
      </w:del>
      <w:r>
        <w:rPr>
          <w:rFonts w:ascii="Times New Roman" w:eastAsia="Times New Roman" w:hAnsi="Times New Roman" w:cs="Times New Roman"/>
        </w:rPr>
        <w:t xml:space="preserve">(Vu 2011). </w:t>
      </w:r>
    </w:p>
    <w:p w14:paraId="54B4D644" w14:textId="77777777" w:rsidR="00D6768B" w:rsidRDefault="00D6768B">
      <w:pPr>
        <w:spacing w:line="480" w:lineRule="auto"/>
        <w:rPr>
          <w:rFonts w:ascii="Times New Roman" w:eastAsia="Times New Roman" w:hAnsi="Times New Roman" w:cs="Times New Roman"/>
        </w:rPr>
      </w:pPr>
    </w:p>
    <w:p w14:paraId="388CE1B8"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Environmental variables</w:t>
      </w:r>
    </w:p>
    <w:p w14:paraId="0FBC22B8" w14:textId="1C7029BB" w:rsidR="00D6768B" w:rsidRDefault="00D00C80" w:rsidP="006558F1">
      <w:pPr>
        <w:spacing w:line="480" w:lineRule="auto"/>
        <w:ind w:firstLine="720"/>
        <w:rPr>
          <w:rFonts w:ascii="Times New Roman" w:eastAsia="Times New Roman" w:hAnsi="Times New Roman" w:cs="Times New Roman"/>
          <w:i/>
        </w:rPr>
        <w:pPrChange w:id="67" w:author="Husain I Agha" w:date="2024-02-21T14:36:00Z">
          <w:pPr>
            <w:spacing w:line="480" w:lineRule="auto"/>
          </w:pPr>
        </w:pPrChange>
      </w:pPr>
      <w:r>
        <w:rPr>
          <w:rFonts w:ascii="Times New Roman" w:eastAsia="Times New Roman" w:hAnsi="Times New Roman" w:cs="Times New Roman"/>
        </w:rPr>
        <w:lastRenderedPageBreak/>
        <w:t xml:space="preserve">We collected precipitation and temperature data from the National Weather Service </w:t>
      </w:r>
      <w:del w:id="68" w:author="Husain I Agha" w:date="2024-02-21T11:50:00Z">
        <w:r w:rsidDel="006E02B6">
          <w:rPr>
            <w:rFonts w:ascii="Times New Roman" w:eastAsia="Times New Roman" w:hAnsi="Times New Roman" w:cs="Times New Roman"/>
          </w:rPr>
          <w:delText xml:space="preserve">website </w:delText>
        </w:r>
      </w:del>
      <w:r>
        <w:rPr>
          <w:rFonts w:ascii="Times New Roman" w:eastAsia="Times New Roman" w:hAnsi="Times New Roman" w:cs="Times New Roman"/>
        </w:rPr>
        <w:t xml:space="preserve">(weather.gov), using the weather station nearest to the trial (Table 1) and selection (Table 2) sites. Missing data was imputed using information from the next proximal station. Environmental variables were collected </w:t>
      </w:r>
      <w:del w:id="69" w:author="Husain I Agha" w:date="2024-02-21T11:50:00Z">
        <w:r w:rsidDel="006E02B6">
          <w:rPr>
            <w:rFonts w:ascii="Times New Roman" w:eastAsia="Times New Roman" w:hAnsi="Times New Roman" w:cs="Times New Roman"/>
          </w:rPr>
          <w:delText xml:space="preserve">for </w:delText>
        </w:r>
      </w:del>
      <w:ins w:id="70" w:author="Husain I Agha" w:date="2024-02-21T11:50:00Z">
        <w:r w:rsidR="006E02B6">
          <w:rPr>
            <w:rFonts w:ascii="Times New Roman" w:eastAsia="Times New Roman" w:hAnsi="Times New Roman" w:cs="Times New Roman"/>
          </w:rPr>
          <w:t>over</w:t>
        </w:r>
        <w:r w:rsidR="006E02B6">
          <w:rPr>
            <w:rFonts w:ascii="Times New Roman" w:eastAsia="Times New Roman" w:hAnsi="Times New Roman" w:cs="Times New Roman"/>
          </w:rPr>
          <w:t xml:space="preserve"> </w:t>
        </w:r>
      </w:ins>
      <w:r>
        <w:rPr>
          <w:rFonts w:ascii="Times New Roman" w:eastAsia="Times New Roman" w:hAnsi="Times New Roman" w:cs="Times New Roman"/>
        </w:rPr>
        <w:t xml:space="preserve">the growing season, which varied by </w:t>
      </w:r>
      <w:ins w:id="71" w:author="Husain I Agha" w:date="2024-02-21T11:51:00Z">
        <w:r w:rsidR="006E02B6">
          <w:rPr>
            <w:rFonts w:ascii="Times New Roman" w:eastAsia="Times New Roman" w:hAnsi="Times New Roman" w:cs="Times New Roman"/>
          </w:rPr>
          <w:t xml:space="preserve">program </w:t>
        </w:r>
      </w:ins>
      <w:del w:id="72" w:author="Husain I Agha" w:date="2024-02-21T11:51:00Z">
        <w:r w:rsidDel="006E02B6">
          <w:rPr>
            <w:rFonts w:ascii="Times New Roman" w:eastAsia="Times New Roman" w:hAnsi="Times New Roman" w:cs="Times New Roman"/>
          </w:rPr>
          <w:delText xml:space="preserve">state </w:delText>
        </w:r>
      </w:del>
      <w:r>
        <w:rPr>
          <w:rFonts w:ascii="Times New Roman" w:eastAsia="Times New Roman" w:hAnsi="Times New Roman" w:cs="Times New Roman"/>
        </w:rPr>
        <w:t xml:space="preserve">(Table 3). Maximum daily temperature (maxTemp) and minimum daily temperature (minTemp) were collected as averages over the growing season. Precipitation was collected as the sum over the growing season. These variables were then used in two ways: we averaged the environmental variables over the three years prior to their entry into the NCPT at the </w:t>
      </w:r>
      <w:r>
        <w:rPr>
          <w:rFonts w:ascii="Times New Roman" w:eastAsia="Times New Roman" w:hAnsi="Times New Roman" w:cs="Times New Roman"/>
          <w:i/>
        </w:rPr>
        <w:t>selection site</w:t>
      </w:r>
      <w:r>
        <w:rPr>
          <w:rFonts w:ascii="Times New Roman" w:eastAsia="Times New Roman" w:hAnsi="Times New Roman" w:cs="Times New Roman"/>
        </w:rPr>
        <w:t xml:space="preserve">, representing the environment during early selection, and we averaged the variables over the growing season </w:t>
      </w:r>
      <w:r>
        <w:rPr>
          <w:rFonts w:ascii="Times New Roman" w:eastAsia="Times New Roman" w:hAnsi="Times New Roman" w:cs="Times New Roman"/>
          <w:i/>
        </w:rPr>
        <w:t>within each trial</w:t>
      </w:r>
      <w:r>
        <w:rPr>
          <w:rFonts w:ascii="Times New Roman" w:eastAsia="Times New Roman" w:hAnsi="Times New Roman" w:cs="Times New Roman"/>
        </w:rPr>
        <w:t>. We chose the three years prior to a genotype’s entry into the NCPT as the selection environment as breeders generally first submit their most promising material to the NCPT in the fourth field year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after three years of selection have occurred in the selection site).</w:t>
      </w:r>
    </w:p>
    <w:p w14:paraId="3F8C9C46" w14:textId="77777777" w:rsidR="00D6768B" w:rsidRDefault="00D6768B">
      <w:pPr>
        <w:spacing w:line="480" w:lineRule="auto"/>
        <w:rPr>
          <w:rFonts w:ascii="Times New Roman" w:eastAsia="Times New Roman" w:hAnsi="Times New Roman" w:cs="Times New Roman"/>
        </w:rPr>
      </w:pPr>
    </w:p>
    <w:p w14:paraId="10540273"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GWA Analyses</w:t>
      </w:r>
    </w:p>
    <w:p w14:paraId="01EEA12A" w14:textId="119390C9" w:rsidR="00D6768B" w:rsidRDefault="00D00C80" w:rsidP="006558F1">
      <w:pPr>
        <w:spacing w:line="480" w:lineRule="auto"/>
        <w:ind w:firstLine="720"/>
        <w:rPr>
          <w:rFonts w:ascii="Times New Roman" w:eastAsia="Times New Roman" w:hAnsi="Times New Roman" w:cs="Times New Roman"/>
        </w:rPr>
        <w:pPrChange w:id="73" w:author="Husain I Agha" w:date="2024-02-21T14:36:00Z">
          <w:pPr>
            <w:spacing w:line="480" w:lineRule="auto"/>
          </w:pPr>
        </w:pPrChange>
      </w:pPr>
      <w:r>
        <w:rPr>
          <w:rFonts w:ascii="Times New Roman" w:eastAsia="Times New Roman" w:hAnsi="Times New Roman" w:cs="Times New Roman"/>
        </w:rPr>
        <w:t xml:space="preserve">We conducted environmental genome-wide association studies (envGWAS) using </w:t>
      </w:r>
      <w:ins w:id="74" w:author="Husain I Agha" w:date="2024-02-21T11:52:00Z">
        <w:r w:rsidR="006E02B6">
          <w:rPr>
            <w:rFonts w:ascii="Times New Roman" w:eastAsia="Times New Roman" w:hAnsi="Times New Roman" w:cs="Times New Roman"/>
          </w:rPr>
          <w:t>R/</w:t>
        </w:r>
      </w:ins>
      <w:del w:id="75" w:author="Husain I Agha" w:date="2024-02-21T11:52:00Z">
        <w:r w:rsidDel="006E02B6">
          <w:rPr>
            <w:rFonts w:ascii="Times New Roman" w:eastAsia="Times New Roman" w:hAnsi="Times New Roman" w:cs="Times New Roman"/>
          </w:rPr>
          <w:delText xml:space="preserve">the </w:delText>
        </w:r>
      </w:del>
      <w:r w:rsidRPr="006E02B6">
        <w:rPr>
          <w:rFonts w:ascii="Times New Roman" w:eastAsia="Times New Roman" w:hAnsi="Times New Roman" w:cs="Times New Roman"/>
          <w:iCs/>
          <w:rPrChange w:id="76" w:author="Husain I Agha" w:date="2024-02-21T11:52:00Z">
            <w:rPr>
              <w:rFonts w:ascii="Times New Roman" w:eastAsia="Times New Roman" w:hAnsi="Times New Roman" w:cs="Times New Roman"/>
              <w:i/>
            </w:rPr>
          </w:rPrChange>
        </w:rPr>
        <w:t>GWASpoly</w:t>
      </w:r>
      <w:r>
        <w:rPr>
          <w:rFonts w:ascii="Times New Roman" w:eastAsia="Times New Roman" w:hAnsi="Times New Roman" w:cs="Times New Roman"/>
        </w:rPr>
        <w:t xml:space="preserve"> package (Rosyara et al. 2016)</w:t>
      </w:r>
      <w:del w:id="77" w:author="Husain I Agha" w:date="2024-02-21T11:52:00Z">
        <w:r w:rsidDel="006E02B6">
          <w:rPr>
            <w:rFonts w:ascii="Times New Roman" w:eastAsia="Times New Roman" w:hAnsi="Times New Roman" w:cs="Times New Roman"/>
          </w:rPr>
          <w:delText xml:space="preserve"> in R</w:delText>
        </w:r>
      </w:del>
      <w:r>
        <w:rPr>
          <w:rFonts w:ascii="Times New Roman" w:eastAsia="Times New Roman" w:hAnsi="Times New Roman" w:cs="Times New Roman"/>
        </w:rPr>
        <w:t xml:space="preserve">. We tested for SNPs associated with local adaptation to a general environment in two ways. First, we built an envGWAS model with each selection site as a case-control response variable, which we called the discrete program test. To reduce the effect of sampling error, we only tested for associations with discrete programs if a program submitted at least 84 genotypes to the trial during this period (10% of all genotypes tested), leaving Maine (158 genotypes), Michigan (250 genotypes), New York (86 genotypes), and Wisconsin (141 genotypes). We justify using binary traits in our association analyses by recognizing the linear model as a first-order Taylor approximation to the generalized linear model and the robustness of linear models to misspecification (Zhou et al. 2013). Secondly, we build models using latitude and longitude of the selected site as a quantitative response variable. </w:t>
      </w:r>
    </w:p>
    <w:p w14:paraId="3AA98241" w14:textId="1CDE64B8"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We tested for SNPs associated with adaptation to specific environmental variables by using the environment during early selection as the response variable in the GWAS models. The 3-year average of </w:t>
      </w:r>
      <w:r>
        <w:rPr>
          <w:rFonts w:ascii="Times New Roman" w:eastAsia="Times New Roman" w:hAnsi="Times New Roman" w:cs="Times New Roman"/>
        </w:rPr>
        <w:lastRenderedPageBreak/>
        <w:t>minTemp, maxTemp, and precipitation at the selection sites were used as continuous response variables. These serve as the environment during early selection. We then built linear models in</w:t>
      </w:r>
      <w:del w:id="78" w:author="Husain I Agha" w:date="2024-02-21T11:53:00Z">
        <w:r w:rsidDel="006E02B6">
          <w:rPr>
            <w:rFonts w:ascii="Times New Roman" w:eastAsia="Times New Roman" w:hAnsi="Times New Roman" w:cs="Times New Roman"/>
          </w:rPr>
          <w:delText xml:space="preserve"> the</w:delText>
        </w:r>
      </w:del>
      <w:r>
        <w:rPr>
          <w:rFonts w:ascii="Times New Roman" w:eastAsia="Times New Roman" w:hAnsi="Times New Roman" w:cs="Times New Roman"/>
        </w:rPr>
        <w:t xml:space="preserve"> </w:t>
      </w:r>
      <w:r w:rsidRPr="006E02B6">
        <w:rPr>
          <w:rFonts w:ascii="Times New Roman" w:eastAsia="Times New Roman" w:hAnsi="Times New Roman" w:cs="Times New Roman"/>
          <w:iCs/>
          <w:rPrChange w:id="79" w:author="Husain I Agha" w:date="2024-02-21T11:53:00Z">
            <w:rPr>
              <w:rFonts w:ascii="Times New Roman" w:eastAsia="Times New Roman" w:hAnsi="Times New Roman" w:cs="Times New Roman"/>
              <w:i/>
            </w:rPr>
          </w:rPrChange>
        </w:rPr>
        <w:t>lme4</w:t>
      </w:r>
      <w:del w:id="80" w:author="Husain I Agha" w:date="2024-02-21T11:54:00Z">
        <w:r w:rsidDel="006E02B6">
          <w:rPr>
            <w:rFonts w:ascii="Times New Roman" w:eastAsia="Times New Roman" w:hAnsi="Times New Roman" w:cs="Times New Roman"/>
          </w:rPr>
          <w:delText xml:space="preserve"> package</w:delText>
        </w:r>
      </w:del>
      <w:r>
        <w:rPr>
          <w:rFonts w:ascii="Times New Roman" w:eastAsia="Times New Roman" w:hAnsi="Times New Roman" w:cs="Times New Roman"/>
        </w:rPr>
        <w:t xml:space="preserve"> and calculated the simple slope for each variety, using yield as the response variable and the environmental variables (minT, </w:t>
      </w:r>
      <w:proofErr w:type="spellStart"/>
      <w:r>
        <w:rPr>
          <w:rFonts w:ascii="Times New Roman" w:eastAsia="Times New Roman" w:hAnsi="Times New Roman" w:cs="Times New Roman"/>
        </w:rPr>
        <w:t>maxT</w:t>
      </w:r>
      <w:proofErr w:type="spellEnd"/>
      <w:r>
        <w:rPr>
          <w:rFonts w:ascii="Times New Roman" w:eastAsia="Times New Roman" w:hAnsi="Times New Roman" w:cs="Times New Roman"/>
        </w:rPr>
        <w:t xml:space="preserve">, precipitation) during the trial as the explanatory variable. The simple slope was estimated for each genotype </w:t>
      </w:r>
      <w:del w:id="81" w:author="Husain I Agha" w:date="2024-02-21T11:55:00Z">
        <w:r w:rsidDel="006E02B6">
          <w:rPr>
            <w:rFonts w:ascii="Times New Roman" w:eastAsia="Times New Roman" w:hAnsi="Times New Roman" w:cs="Times New Roman"/>
          </w:rPr>
          <w:delText xml:space="preserve">in </w:delText>
        </w:r>
      </w:del>
      <w:ins w:id="82" w:author="Husain I Agha" w:date="2024-02-21T11:55:00Z">
        <w:r w:rsidR="006E02B6">
          <w:rPr>
            <w:rFonts w:ascii="Times New Roman" w:eastAsia="Times New Roman" w:hAnsi="Times New Roman" w:cs="Times New Roman"/>
          </w:rPr>
          <w:t>for</w:t>
        </w:r>
        <w:r w:rsidR="006E02B6">
          <w:rPr>
            <w:rFonts w:ascii="Times New Roman" w:eastAsia="Times New Roman" w:hAnsi="Times New Roman" w:cs="Times New Roman"/>
          </w:rPr>
          <w:t xml:space="preserve"> </w:t>
        </w:r>
      </w:ins>
      <w:r>
        <w:rPr>
          <w:rFonts w:ascii="Times New Roman" w:eastAsia="Times New Roman" w:hAnsi="Times New Roman" w:cs="Times New Roman"/>
        </w:rPr>
        <w:t>all three environmental measurements and used as the response variable in GWAS. Finally, we used the first year a clone was submitted to the NCPT as a proxy for its generation to test for associations between generation and allele frequency in Generation Proxy Selection Mapping (GPSM)</w:t>
      </w:r>
      <w:ins w:id="83" w:author="Husain I Agha" w:date="2024-02-21T11:56:00Z">
        <w:r w:rsidR="006E02B6">
          <w:rPr>
            <w:rFonts w:ascii="Times New Roman" w:eastAsia="Times New Roman" w:hAnsi="Times New Roman" w:cs="Times New Roman"/>
          </w:rPr>
          <w:t xml:space="preserve"> by using </w:t>
        </w:r>
      </w:ins>
      <w:del w:id="84" w:author="Husain I Agha" w:date="2024-02-21T11:56:00Z">
        <w:r w:rsidDel="006E02B6">
          <w:rPr>
            <w:rFonts w:ascii="Times New Roman" w:eastAsia="Times New Roman" w:hAnsi="Times New Roman" w:cs="Times New Roman"/>
          </w:rPr>
          <w:delText xml:space="preserve">. This generation proxy test was used to test for directional selection causing changes in allele frequency over time while accounting for population structure. We used </w:delText>
        </w:r>
      </w:del>
      <w:r>
        <w:rPr>
          <w:rFonts w:ascii="Times New Roman" w:eastAsia="Times New Roman" w:hAnsi="Times New Roman" w:cs="Times New Roman"/>
        </w:rPr>
        <w:t xml:space="preserve">submission year as the response variable in </w:t>
      </w:r>
      <w:ins w:id="85" w:author="Husain I Agha" w:date="2024-02-21T11:56:00Z">
        <w:r w:rsidR="006E02B6">
          <w:rPr>
            <w:rFonts w:ascii="Times New Roman" w:eastAsia="Times New Roman" w:hAnsi="Times New Roman" w:cs="Times New Roman"/>
          </w:rPr>
          <w:t>the</w:t>
        </w:r>
      </w:ins>
      <w:del w:id="86" w:author="Husain I Agha" w:date="2024-02-21T11:56:00Z">
        <w:r w:rsidDel="006E02B6">
          <w:rPr>
            <w:rFonts w:ascii="Times New Roman" w:eastAsia="Times New Roman" w:hAnsi="Times New Roman" w:cs="Times New Roman"/>
          </w:rPr>
          <w:delText>a</w:delText>
        </w:r>
      </w:del>
      <w:r>
        <w:rPr>
          <w:rFonts w:ascii="Times New Roman" w:eastAsia="Times New Roman" w:hAnsi="Times New Roman" w:cs="Times New Roman"/>
        </w:rPr>
        <w:t xml:space="preserve"> GWAS model.</w:t>
      </w:r>
    </w:p>
    <w:p w14:paraId="13F6C1B9" w14:textId="77777777"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We used GWASpoly’s additive model for all GWAS. All significance thresholds were calculated using the “M.eff” option in GWASpoly, which uses linkage disequilibrium between markers to estimate an effective number of markers and divides the threshold by the number of estimated markers. This is more appropriate than using a Bonferroni-adjusted p-value as the tests are not fully independent.</w:t>
      </w:r>
    </w:p>
    <w:p w14:paraId="7C7292F8" w14:textId="77777777" w:rsidR="00D6768B" w:rsidRDefault="00D6768B">
      <w:pPr>
        <w:spacing w:line="480" w:lineRule="auto"/>
        <w:rPr>
          <w:rFonts w:ascii="Times New Roman" w:eastAsia="Times New Roman" w:hAnsi="Times New Roman" w:cs="Times New Roman"/>
        </w:rPr>
      </w:pPr>
    </w:p>
    <w:p w14:paraId="527D4035" w14:textId="77777777" w:rsidR="00D6768B" w:rsidRDefault="00D00C80">
      <w:pPr>
        <w:spacing w:line="480" w:lineRule="auto"/>
        <w:rPr>
          <w:rFonts w:ascii="Times New Roman" w:eastAsia="Times New Roman" w:hAnsi="Times New Roman" w:cs="Times New Roman"/>
          <w:b/>
        </w:rPr>
      </w:pPr>
      <w:r>
        <w:rPr>
          <w:rFonts w:ascii="Times New Roman" w:eastAsia="Times New Roman" w:hAnsi="Times New Roman" w:cs="Times New Roman"/>
          <w:b/>
        </w:rPr>
        <w:t>Results</w:t>
      </w:r>
    </w:p>
    <w:p w14:paraId="2A1524DF"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Partitioning Phenotypic Variance</w:t>
      </w:r>
    </w:p>
    <w:p w14:paraId="08343CE8" w14:textId="1C0CEB26" w:rsidR="00D6768B" w:rsidRDefault="00D00C80" w:rsidP="006558F1">
      <w:pPr>
        <w:spacing w:line="480" w:lineRule="auto"/>
        <w:ind w:firstLine="720"/>
        <w:rPr>
          <w:rFonts w:ascii="Times New Roman" w:eastAsia="Times New Roman" w:hAnsi="Times New Roman" w:cs="Times New Roman"/>
        </w:rPr>
        <w:pPrChange w:id="87" w:author="Husain I Agha" w:date="2024-02-21T14:36:00Z">
          <w:pPr>
            <w:spacing w:line="480" w:lineRule="auto"/>
          </w:pPr>
        </w:pPrChange>
      </w:pPr>
      <w:r>
        <w:rPr>
          <w:rFonts w:ascii="Times New Roman" w:eastAsia="Times New Roman" w:hAnsi="Times New Roman" w:cs="Times New Roman"/>
        </w:rPr>
        <w:t>Using the NCPT data, we partitioned the genetic variance for yield into its constituent parts (Table S1). The different components of GxE (genotype</w:t>
      </w:r>
      <w:del w:id="88" w:author="Husain I Agha" w:date="2024-02-21T11:57:00Z">
        <w:r w:rsidDel="006E02B6">
          <w:rPr>
            <w:rFonts w:ascii="Times New Roman" w:eastAsia="Times New Roman" w:hAnsi="Times New Roman" w:cs="Times New Roman"/>
          </w:rPr>
          <w:delText xml:space="preserve"> x </w:delText>
        </w:r>
      </w:del>
      <w:ins w:id="89" w:author="Husain I Agha" w:date="2024-02-21T11:57:00Z">
        <w:r w:rsidR="006E02B6">
          <w:rPr>
            <w:rFonts w:ascii="Times New Roman" w:eastAsia="Times New Roman" w:hAnsi="Times New Roman" w:cs="Times New Roman"/>
          </w:rPr>
          <w:t>-by-</w:t>
        </w:r>
      </w:ins>
      <w:r>
        <w:rPr>
          <w:rFonts w:ascii="Times New Roman" w:eastAsia="Times New Roman" w:hAnsi="Times New Roman" w:cs="Times New Roman"/>
        </w:rPr>
        <w:t>year, genotype</w:t>
      </w:r>
      <w:del w:id="90" w:author="Husain I Agha" w:date="2024-02-21T11:57:00Z">
        <w:r w:rsidDel="006E02B6">
          <w:rPr>
            <w:rFonts w:ascii="Times New Roman" w:eastAsia="Times New Roman" w:hAnsi="Times New Roman" w:cs="Times New Roman"/>
          </w:rPr>
          <w:delText xml:space="preserve"> x </w:delText>
        </w:r>
      </w:del>
      <w:ins w:id="91" w:author="Husain I Agha" w:date="2024-02-21T11:57:00Z">
        <w:r w:rsidR="006E02B6">
          <w:rPr>
            <w:rFonts w:ascii="Times New Roman" w:eastAsia="Times New Roman" w:hAnsi="Times New Roman" w:cs="Times New Roman"/>
          </w:rPr>
          <w:t>-by-</w:t>
        </w:r>
      </w:ins>
      <w:r>
        <w:rPr>
          <w:rFonts w:ascii="Times New Roman" w:eastAsia="Times New Roman" w:hAnsi="Times New Roman" w:cs="Times New Roman"/>
        </w:rPr>
        <w:t>location, and genotype</w:t>
      </w:r>
      <w:del w:id="92" w:author="Husain I Agha" w:date="2024-02-21T11:57:00Z">
        <w:r w:rsidDel="006E02B6">
          <w:rPr>
            <w:rFonts w:ascii="Times New Roman" w:eastAsia="Times New Roman" w:hAnsi="Times New Roman" w:cs="Times New Roman"/>
          </w:rPr>
          <w:delText xml:space="preserve"> x </w:delText>
        </w:r>
      </w:del>
      <w:ins w:id="93" w:author="Husain I Agha" w:date="2024-02-21T11:57:00Z">
        <w:r w:rsidR="006E02B6">
          <w:rPr>
            <w:rFonts w:ascii="Times New Roman" w:eastAsia="Times New Roman" w:hAnsi="Times New Roman" w:cs="Times New Roman"/>
          </w:rPr>
          <w:t>-by-</w:t>
        </w:r>
      </w:ins>
      <w:r>
        <w:rPr>
          <w:rFonts w:ascii="Times New Roman" w:eastAsia="Times New Roman" w:hAnsi="Times New Roman" w:cs="Times New Roman"/>
        </w:rPr>
        <w:t>year</w:t>
      </w:r>
      <w:del w:id="94" w:author="Husain I Agha" w:date="2024-02-21T11:57:00Z">
        <w:r w:rsidDel="006E02B6">
          <w:rPr>
            <w:rFonts w:ascii="Times New Roman" w:eastAsia="Times New Roman" w:hAnsi="Times New Roman" w:cs="Times New Roman"/>
          </w:rPr>
          <w:delText xml:space="preserve"> x </w:delText>
        </w:r>
      </w:del>
      <w:ins w:id="95" w:author="Husain I Agha" w:date="2024-02-21T11:57:00Z">
        <w:r w:rsidR="006E02B6">
          <w:rPr>
            <w:rFonts w:ascii="Times New Roman" w:eastAsia="Times New Roman" w:hAnsi="Times New Roman" w:cs="Times New Roman"/>
          </w:rPr>
          <w:t>-by-</w:t>
        </w:r>
      </w:ins>
      <w:r>
        <w:rPr>
          <w:rFonts w:ascii="Times New Roman" w:eastAsia="Times New Roman" w:hAnsi="Times New Roman" w:cs="Times New Roman"/>
        </w:rPr>
        <w:t>location) explained a large proportion of the genetic variance (5.56%, 22.7%, and 34.1%, respectively). Genotype’s main effect explained just 27.6% of the genetic variance</w:t>
      </w:r>
      <w:del w:id="96" w:author="Husain I Agha" w:date="2024-02-21T12:00:00Z">
        <w:r w:rsidDel="009870C5">
          <w:rPr>
            <w:rFonts w:ascii="Times New Roman" w:eastAsia="Times New Roman" w:hAnsi="Times New Roman" w:cs="Times New Roman"/>
          </w:rPr>
          <w:delText>. This shows</w:delText>
        </w:r>
      </w:del>
      <w:ins w:id="97" w:author="Husain I Agha" w:date="2024-02-21T12:00:00Z">
        <w:r w:rsidR="009870C5">
          <w:rPr>
            <w:rFonts w:ascii="Times New Roman" w:eastAsia="Times New Roman" w:hAnsi="Times New Roman" w:cs="Times New Roman"/>
          </w:rPr>
          <w:t>, w</w:t>
        </w:r>
      </w:ins>
      <w:ins w:id="98" w:author="Husain I Agha" w:date="2024-02-21T12:01:00Z">
        <w:r w:rsidR="009870C5">
          <w:rPr>
            <w:rFonts w:ascii="Times New Roman" w:eastAsia="Times New Roman" w:hAnsi="Times New Roman" w:cs="Times New Roman"/>
          </w:rPr>
          <w:t>hich demonstrates</w:t>
        </w:r>
      </w:ins>
      <w:r>
        <w:rPr>
          <w:rFonts w:ascii="Times New Roman" w:eastAsia="Times New Roman" w:hAnsi="Times New Roman" w:cs="Times New Roman"/>
        </w:rPr>
        <w:t xml:space="preserve"> the relative importance of GxE to yield in potato. </w:t>
      </w:r>
    </w:p>
    <w:p w14:paraId="5711451B" w14:textId="77777777" w:rsidR="00D6768B" w:rsidRDefault="00D6768B">
      <w:pPr>
        <w:spacing w:line="480" w:lineRule="auto"/>
        <w:rPr>
          <w:rFonts w:ascii="Times New Roman" w:eastAsia="Times New Roman" w:hAnsi="Times New Roman" w:cs="Times New Roman"/>
        </w:rPr>
      </w:pPr>
    </w:p>
    <w:p w14:paraId="4C94F8D2"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Association with discrete program during selection</w:t>
      </w:r>
    </w:p>
    <w:p w14:paraId="0A1A6C3B" w14:textId="6B271B51" w:rsidR="00D6768B" w:rsidRDefault="00D00C80" w:rsidP="006558F1">
      <w:pPr>
        <w:spacing w:line="480" w:lineRule="auto"/>
        <w:ind w:firstLine="720"/>
        <w:rPr>
          <w:rFonts w:ascii="Times New Roman" w:eastAsia="Times New Roman" w:hAnsi="Times New Roman" w:cs="Times New Roman"/>
        </w:rPr>
        <w:pPrChange w:id="99" w:author="Husain I Agha" w:date="2024-02-21T14:36:00Z">
          <w:pPr>
            <w:spacing w:line="480" w:lineRule="auto"/>
          </w:pPr>
        </w:pPrChange>
      </w:pPr>
      <w:r>
        <w:rPr>
          <w:rFonts w:ascii="Times New Roman" w:eastAsia="Times New Roman" w:hAnsi="Times New Roman" w:cs="Times New Roman"/>
        </w:rPr>
        <w:t>In total, twelve significant markers were identified across four selection sites (Maine, Michigan, New York, and Wisconsin) in the discrete program test (Table 3). All significant SNPs identified were unique within selection site (i.e.</w:t>
      </w:r>
      <w:ins w:id="100" w:author="Husain I Agha" w:date="2024-02-21T12:01:00Z">
        <w:r w:rsidR="009870C5">
          <w:rPr>
            <w:rFonts w:ascii="Times New Roman" w:eastAsia="Times New Roman" w:hAnsi="Times New Roman" w:cs="Times New Roman"/>
          </w:rPr>
          <w:t>,</w:t>
        </w:r>
      </w:ins>
      <w:r>
        <w:rPr>
          <w:rFonts w:ascii="Times New Roman" w:eastAsia="Times New Roman" w:hAnsi="Times New Roman" w:cs="Times New Roman"/>
        </w:rPr>
        <w:t xml:space="preserve"> no overlapping markers were identified), though Maine and New York both had peaks on chromosome 4 within 2</w:t>
      </w:r>
      <w:ins w:id="101" w:author="Husain I Agha" w:date="2024-02-22T12:23:00Z">
        <w:r w:rsidR="00D46156">
          <w:rPr>
            <w:rFonts w:ascii="Times New Roman" w:eastAsia="Times New Roman" w:hAnsi="Times New Roman" w:cs="Times New Roman"/>
          </w:rPr>
          <w:t xml:space="preserve"> </w:t>
        </w:r>
      </w:ins>
      <w:r>
        <w:rPr>
          <w:rFonts w:ascii="Times New Roman" w:eastAsia="Times New Roman" w:hAnsi="Times New Roman" w:cs="Times New Roman"/>
        </w:rPr>
        <w:t>M</w:t>
      </w:r>
      <w:ins w:id="102" w:author="Husain I Agha" w:date="2024-02-21T13:11:00Z">
        <w:r w:rsidR="000E7EBC">
          <w:rPr>
            <w:rFonts w:ascii="Times New Roman" w:eastAsia="Times New Roman" w:hAnsi="Times New Roman" w:cs="Times New Roman"/>
          </w:rPr>
          <w:t>b</w:t>
        </w:r>
      </w:ins>
      <w:del w:id="103" w:author="Husain I Agha" w:date="2024-02-21T13:11:00Z">
        <w:r w:rsidDel="000E7EBC">
          <w:rPr>
            <w:rFonts w:ascii="Times New Roman" w:eastAsia="Times New Roman" w:hAnsi="Times New Roman" w:cs="Times New Roman"/>
          </w:rPr>
          <w:delText>B</w:delText>
        </w:r>
      </w:del>
      <w:r>
        <w:rPr>
          <w:rFonts w:ascii="Times New Roman" w:eastAsia="Times New Roman" w:hAnsi="Times New Roman" w:cs="Times New Roman"/>
        </w:rPr>
        <w:t xml:space="preserve"> of one another. </w:t>
      </w:r>
      <w:ins w:id="104" w:author="Husain I Agha" w:date="2024-02-21T13:09:00Z">
        <w:r w:rsidR="000E7EBC">
          <w:rPr>
            <w:rFonts w:ascii="Times New Roman" w:eastAsia="Times New Roman" w:hAnsi="Times New Roman" w:cs="Times New Roman"/>
          </w:rPr>
          <w:t xml:space="preserve">Linkage disequilibrium </w:t>
        </w:r>
      </w:ins>
      <w:ins w:id="105" w:author="Husain I Agha" w:date="2024-02-21T13:10:00Z">
        <w:r w:rsidR="000E7EBC">
          <w:rPr>
            <w:rFonts w:ascii="Times New Roman" w:eastAsia="Times New Roman" w:hAnsi="Times New Roman" w:cs="Times New Roman"/>
          </w:rPr>
          <w:t xml:space="preserve">estimates in US </w:t>
        </w:r>
        <w:r w:rsidR="000E7EBC">
          <w:rPr>
            <w:rFonts w:ascii="Times New Roman" w:eastAsia="Times New Roman" w:hAnsi="Times New Roman" w:cs="Times New Roman"/>
          </w:rPr>
          <w:lastRenderedPageBreak/>
          <w:t xml:space="preserve">cultivated potato </w:t>
        </w:r>
      </w:ins>
      <w:ins w:id="106" w:author="Husain I Agha" w:date="2024-02-22T15:18:00Z">
        <w:r w:rsidR="004B18C9" w:rsidRPr="004B18C9">
          <w:rPr>
            <w:rFonts w:ascii="Times New Roman" w:eastAsia="Times New Roman" w:hAnsi="Times New Roman" w:cs="Times New Roman"/>
          </w:rPr>
          <w:t>between 1 Mb and 5 Mb</w:t>
        </w:r>
        <w:r w:rsidR="004B18C9" w:rsidRPr="004B18C9">
          <w:rPr>
            <w:rFonts w:ascii="Times New Roman" w:eastAsia="Times New Roman" w:hAnsi="Times New Roman" w:cs="Times New Roman"/>
          </w:rPr>
          <w:t xml:space="preserve"> </w:t>
        </w:r>
      </w:ins>
      <w:ins w:id="107" w:author="Husain I Agha" w:date="2024-02-21T13:10:00Z">
        <w:r w:rsidR="000E7EBC">
          <w:rPr>
            <w:rFonts w:ascii="Times New Roman" w:eastAsia="Times New Roman" w:hAnsi="Times New Roman" w:cs="Times New Roman"/>
          </w:rPr>
          <w:t>are generally</w:t>
        </w:r>
      </w:ins>
      <w:ins w:id="108" w:author="Husain I Agha" w:date="2024-02-21T13:11:00Z">
        <w:r w:rsidR="000E7EBC">
          <w:rPr>
            <w:rFonts w:ascii="Times New Roman" w:eastAsia="Times New Roman" w:hAnsi="Times New Roman" w:cs="Times New Roman"/>
          </w:rPr>
          <w:t xml:space="preserve"> high</w:t>
        </w:r>
      </w:ins>
      <w:ins w:id="109" w:author="Husain I Agha" w:date="2024-02-21T13:10:00Z">
        <w:r w:rsidR="000E7EBC">
          <w:rPr>
            <w:rFonts w:ascii="Times New Roman" w:eastAsia="Times New Roman" w:hAnsi="Times New Roman" w:cs="Times New Roman"/>
          </w:rPr>
          <w:t xml:space="preserve"> </w:t>
        </w:r>
      </w:ins>
      <w:ins w:id="110" w:author="Husain I Agha" w:date="2024-02-21T13:11:00Z">
        <w:r w:rsidR="000E7EBC">
          <w:rPr>
            <w:rFonts w:ascii="Times New Roman" w:eastAsia="Times New Roman" w:hAnsi="Times New Roman" w:cs="Times New Roman"/>
          </w:rPr>
          <w:t>(</w:t>
        </w:r>
      </w:ins>
      <w:ins w:id="111" w:author="Husain I Agha" w:date="2024-02-22T12:24:00Z">
        <w:r w:rsidR="00D46156">
          <w:rPr>
            <w:rFonts w:ascii="Times New Roman" w:eastAsia="Times New Roman" w:hAnsi="Times New Roman" w:cs="Times New Roman"/>
          </w:rPr>
          <w:t>Pearson’s correlation</w:t>
        </w:r>
      </w:ins>
      <w:ins w:id="112" w:author="Husain I Agha" w:date="2024-02-21T13:10:00Z">
        <w:r w:rsidR="000E7EBC">
          <w:rPr>
            <w:rFonts w:ascii="Times New Roman" w:eastAsia="Times New Roman" w:hAnsi="Times New Roman" w:cs="Times New Roman"/>
          </w:rPr>
          <w:t xml:space="preserve"> </w:t>
        </w:r>
      </w:ins>
      <w:ins w:id="113" w:author="Husain I Agha" w:date="2024-02-21T14:40:00Z">
        <w:r w:rsidR="006558F1">
          <w:rPr>
            <w:rFonts w:ascii="Times New Roman" w:eastAsia="Times New Roman" w:hAnsi="Times New Roman" w:cs="Times New Roman"/>
          </w:rPr>
          <w:t>= ~</w:t>
        </w:r>
      </w:ins>
      <w:ins w:id="114" w:author="Husain I Agha" w:date="2024-02-21T13:10:00Z">
        <w:r w:rsidR="000E7EBC">
          <w:rPr>
            <w:rFonts w:ascii="Times New Roman" w:eastAsia="Times New Roman" w:hAnsi="Times New Roman" w:cs="Times New Roman"/>
          </w:rPr>
          <w:t>0.1</w:t>
        </w:r>
      </w:ins>
      <w:ins w:id="115" w:author="Husain I Agha" w:date="2024-02-21T13:12:00Z">
        <w:r w:rsidR="000E7EBC">
          <w:rPr>
            <w:rFonts w:ascii="Times New Roman" w:eastAsia="Times New Roman" w:hAnsi="Times New Roman" w:cs="Times New Roman"/>
          </w:rPr>
          <w:t>)</w:t>
        </w:r>
      </w:ins>
      <w:ins w:id="116" w:author="Husain I Agha" w:date="2024-02-21T13:11:00Z">
        <w:r w:rsidR="000E7EBC">
          <w:rPr>
            <w:rFonts w:ascii="Times New Roman" w:eastAsia="Times New Roman" w:hAnsi="Times New Roman" w:cs="Times New Roman"/>
          </w:rPr>
          <w:t xml:space="preserve"> depending on the population and chromosome of interest</w:t>
        </w:r>
      </w:ins>
      <w:ins w:id="117" w:author="Husain I Agha" w:date="2024-02-21T13:13:00Z">
        <w:r w:rsidR="000E7EBC">
          <w:rPr>
            <w:rFonts w:ascii="Times New Roman" w:eastAsia="Times New Roman" w:hAnsi="Times New Roman" w:cs="Times New Roman"/>
          </w:rPr>
          <w:t xml:space="preserve">, and long-range linkage disequilibrium tends to decay </w:t>
        </w:r>
      </w:ins>
      <w:ins w:id="118" w:author="Husain I Agha" w:date="2024-02-21T13:14:00Z">
        <w:r w:rsidR="000E7EBC">
          <w:rPr>
            <w:rFonts w:ascii="Times New Roman" w:eastAsia="Times New Roman" w:hAnsi="Times New Roman" w:cs="Times New Roman"/>
          </w:rPr>
          <w:t xml:space="preserve">more </w:t>
        </w:r>
      </w:ins>
      <w:ins w:id="119" w:author="Husain I Agha" w:date="2024-02-21T13:13:00Z">
        <w:r w:rsidR="000E7EBC">
          <w:rPr>
            <w:rFonts w:ascii="Times New Roman" w:eastAsia="Times New Roman" w:hAnsi="Times New Roman" w:cs="Times New Roman"/>
          </w:rPr>
          <w:t>slowly</w:t>
        </w:r>
      </w:ins>
      <w:ins w:id="120" w:author="Husain I Agha" w:date="2024-02-21T13:14:00Z">
        <w:r w:rsidR="000E7EBC">
          <w:rPr>
            <w:rFonts w:ascii="Times New Roman" w:eastAsia="Times New Roman" w:hAnsi="Times New Roman" w:cs="Times New Roman"/>
          </w:rPr>
          <w:t xml:space="preserve"> than in diploid plants</w:t>
        </w:r>
      </w:ins>
      <w:ins w:id="121" w:author="Husain I Agha" w:date="2024-02-21T13:12:00Z">
        <w:r w:rsidR="000E7EBC">
          <w:rPr>
            <w:rFonts w:ascii="Times New Roman" w:eastAsia="Times New Roman" w:hAnsi="Times New Roman" w:cs="Times New Roman"/>
          </w:rPr>
          <w:t xml:space="preserve"> (</w:t>
        </w:r>
      </w:ins>
      <w:ins w:id="122" w:author="Husain I Agha" w:date="2024-02-21T13:22:00Z">
        <w:r w:rsidR="00BB1232">
          <w:rPr>
            <w:rFonts w:ascii="Times New Roman" w:eastAsia="Times New Roman" w:hAnsi="Times New Roman" w:cs="Times New Roman"/>
          </w:rPr>
          <w:t>Vos et al. 2017; Sharma et al. 2018</w:t>
        </w:r>
      </w:ins>
      <w:ins w:id="123" w:author="Husain I Agha" w:date="2024-02-21T13:12:00Z">
        <w:r w:rsidR="000E7EBC">
          <w:rPr>
            <w:rFonts w:ascii="Times New Roman" w:eastAsia="Times New Roman" w:hAnsi="Times New Roman" w:cs="Times New Roman"/>
          </w:rPr>
          <w:t>)</w:t>
        </w:r>
      </w:ins>
      <w:ins w:id="124" w:author="Husain I Agha" w:date="2024-02-21T13:10:00Z">
        <w:r w:rsidR="000E7EBC">
          <w:rPr>
            <w:rFonts w:ascii="Times New Roman" w:eastAsia="Times New Roman" w:hAnsi="Times New Roman" w:cs="Times New Roman"/>
          </w:rPr>
          <w:t xml:space="preserve">. </w:t>
        </w:r>
      </w:ins>
      <w:r>
        <w:rPr>
          <w:rFonts w:ascii="Times New Roman" w:eastAsia="Times New Roman" w:hAnsi="Times New Roman" w:cs="Times New Roman"/>
        </w:rPr>
        <w:t xml:space="preserve">PCA on the genotypes showed little evidence for population structure (Figure S1), indicating these associations were not likely due to population stratification between breeding programs. We calculated percent variance explained for significantly associated markers by backward elimination. The </w:t>
      </w:r>
      <w:r w:rsidR="008753CA">
        <w:rPr>
          <w:rFonts w:ascii="Times New Roman" w:eastAsia="Times New Roman" w:hAnsi="Times New Roman" w:cs="Times New Roman"/>
        </w:rPr>
        <w:t xml:space="preserve">cumulative </w:t>
      </w:r>
      <w:r>
        <w:rPr>
          <w:rFonts w:ascii="Times New Roman" w:eastAsia="Times New Roman" w:hAnsi="Times New Roman" w:cs="Times New Roman"/>
        </w:rPr>
        <w:t xml:space="preserve">SNPs associated with Maine, Michigan, New York, and Wisconsin explained 3.1%, 9.6%, 10.0%, and 2.8% of the variance, respectively. It is important to note that the percent variance explained may be inflated from the artificially reduced sample size when using a binary trait due to the Beavis effect. </w:t>
      </w:r>
    </w:p>
    <w:p w14:paraId="32B6C20A" w14:textId="4EBE8278"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ab/>
        <w:t>We identified two</w:t>
      </w: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SNPs associated with latitude and a single SNP associated with longitude (Table 4). Estimated effect sizes for latitude were </w:t>
      </w:r>
      <w:proofErr w:type="gramStart"/>
      <w:r>
        <w:rPr>
          <w:rFonts w:ascii="Times New Roman" w:eastAsia="Times New Roman" w:hAnsi="Times New Roman" w:cs="Times New Roman"/>
        </w:rPr>
        <w:t>0.78 and 1.88 degrees</w:t>
      </w:r>
      <w:proofErr w:type="gramEnd"/>
      <w:r>
        <w:rPr>
          <w:rFonts w:ascii="Times New Roman" w:eastAsia="Times New Roman" w:hAnsi="Times New Roman" w:cs="Times New Roman"/>
        </w:rPr>
        <w:t xml:space="preserve"> latitude and explained 5.0% of the variance. The SNP associated with longitude had an estimated effect size of -2.41 degrees longitude, explaining 2.6% of the variance. Estimated effect size refers to a change in the estimated latitude or longitude e.g.</w:t>
      </w:r>
      <w:ins w:id="125" w:author="Husain I Agha" w:date="2024-02-21T14:21:00Z">
        <w:r w:rsidR="00396CD0">
          <w:rPr>
            <w:rFonts w:ascii="Times New Roman" w:eastAsia="Times New Roman" w:hAnsi="Times New Roman" w:cs="Times New Roman"/>
          </w:rPr>
          <w:t>,</w:t>
        </w:r>
      </w:ins>
      <w:r>
        <w:rPr>
          <w:rFonts w:ascii="Times New Roman" w:eastAsia="Times New Roman" w:hAnsi="Times New Roman" w:cs="Times New Roman"/>
        </w:rPr>
        <w:t xml:space="preserve"> an estimated effect size of 2 degrees in the latitude model would mean a copy of the alternative SNP is associated with a selection site that is 222</w:t>
      </w:r>
      <w:del w:id="126" w:author="Husain I Agha" w:date="2024-02-21T13:29:00Z">
        <w:r w:rsidDel="00BB1232">
          <w:rPr>
            <w:rFonts w:ascii="Times New Roman" w:eastAsia="Times New Roman" w:hAnsi="Times New Roman" w:cs="Times New Roman"/>
          </w:rPr>
          <w:delText>.2</w:delText>
        </w:r>
      </w:del>
      <w:r>
        <w:rPr>
          <w:rFonts w:ascii="Times New Roman" w:eastAsia="Times New Roman" w:hAnsi="Times New Roman" w:cs="Times New Roman"/>
        </w:rPr>
        <w:t xml:space="preserve"> km farther north than genotypes without a copy of the alternative SNP. </w:t>
      </w:r>
    </w:p>
    <w:p w14:paraId="283ED2B9" w14:textId="77777777" w:rsidR="00D6768B" w:rsidRDefault="00D6768B">
      <w:pPr>
        <w:spacing w:line="480" w:lineRule="auto"/>
        <w:rPr>
          <w:rFonts w:ascii="Times New Roman" w:eastAsia="Times New Roman" w:hAnsi="Times New Roman" w:cs="Times New Roman"/>
        </w:rPr>
      </w:pPr>
    </w:p>
    <w:p w14:paraId="0D26DBED"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Association with continuous environmental variables during selection</w:t>
      </w:r>
    </w:p>
    <w:p w14:paraId="26CFC8F9" w14:textId="77777777" w:rsidR="00D6768B" w:rsidRDefault="00D00C80" w:rsidP="006558F1">
      <w:pPr>
        <w:spacing w:line="480" w:lineRule="auto"/>
        <w:ind w:firstLine="720"/>
        <w:rPr>
          <w:rFonts w:ascii="Times New Roman" w:eastAsia="Times New Roman" w:hAnsi="Times New Roman" w:cs="Times New Roman"/>
        </w:rPr>
        <w:pPrChange w:id="127" w:author="Husain I Agha" w:date="2024-02-21T14:35:00Z">
          <w:pPr>
            <w:spacing w:line="480" w:lineRule="auto"/>
          </w:pPr>
        </w:pPrChange>
      </w:pPr>
      <w:r>
        <w:rPr>
          <w:rFonts w:ascii="Times New Roman" w:eastAsia="Times New Roman" w:hAnsi="Times New Roman" w:cs="Times New Roman"/>
        </w:rPr>
        <w:t>We identified six</w:t>
      </w:r>
      <w:r>
        <w:rPr>
          <w:rFonts w:ascii="Times New Roman" w:eastAsia="Times New Roman" w:hAnsi="Times New Roman" w:cs="Times New Roman"/>
          <w:color w:val="FF0000"/>
        </w:rPr>
        <w:t xml:space="preserve"> </w:t>
      </w:r>
      <w:r>
        <w:rPr>
          <w:rFonts w:ascii="Times New Roman" w:eastAsia="Times New Roman" w:hAnsi="Times New Roman" w:cs="Times New Roman"/>
        </w:rPr>
        <w:t>SNPs associated with two of the three environmental variables tested (minTemp and precipitation) (Table 5). For the minTemp model, we found three significant markers with effects ranging from –0.91 to 0.47 degrees C which explain 8.9% of the variance. In the precipitation model, we find three significant markers with estimated effect sizes of -3.66 and 2.55 cm explaining 10.8% of the variance. There was a relatively strong positive Pearson’s correlation (</w:t>
      </w:r>
      <w:r>
        <w:rPr>
          <w:rFonts w:ascii="Times New Roman" w:eastAsia="Times New Roman" w:hAnsi="Times New Roman" w:cs="Times New Roman"/>
          <w:i/>
        </w:rPr>
        <w:t>r</w:t>
      </w:r>
      <w:r>
        <w:rPr>
          <w:rFonts w:ascii="Times New Roman" w:eastAsia="Times New Roman" w:hAnsi="Times New Roman" w:cs="Times New Roman"/>
        </w:rPr>
        <w:t xml:space="preserve">) between minTemp and maxTemp (0.70), a relatively weak negative </w:t>
      </w:r>
      <w:r>
        <w:rPr>
          <w:rFonts w:ascii="Times New Roman" w:eastAsia="Times New Roman" w:hAnsi="Times New Roman" w:cs="Times New Roman"/>
          <w:i/>
        </w:rPr>
        <w:t>r</w:t>
      </w:r>
      <w:r>
        <w:rPr>
          <w:rFonts w:ascii="Times New Roman" w:eastAsia="Times New Roman" w:hAnsi="Times New Roman" w:cs="Times New Roman"/>
        </w:rPr>
        <w:t xml:space="preserve"> between maxTemp and precipitation (-0.14), and a relatively strong positive </w:t>
      </w:r>
      <w:r>
        <w:rPr>
          <w:rFonts w:ascii="Times New Roman" w:eastAsia="Times New Roman" w:hAnsi="Times New Roman" w:cs="Times New Roman"/>
          <w:i/>
        </w:rPr>
        <w:t>r</w:t>
      </w:r>
      <w:r>
        <w:rPr>
          <w:rFonts w:ascii="Times New Roman" w:eastAsia="Times New Roman" w:hAnsi="Times New Roman" w:cs="Times New Roman"/>
        </w:rPr>
        <w:t xml:space="preserve"> between minTemp and precipitation (0.49, Figure 2).</w:t>
      </w:r>
    </w:p>
    <w:p w14:paraId="0C5DC2F0" w14:textId="77777777" w:rsidR="00D6768B" w:rsidRDefault="00D6768B">
      <w:pPr>
        <w:spacing w:line="480" w:lineRule="auto"/>
        <w:rPr>
          <w:rFonts w:ascii="Times New Roman" w:eastAsia="Times New Roman" w:hAnsi="Times New Roman" w:cs="Times New Roman"/>
        </w:rPr>
      </w:pPr>
    </w:p>
    <w:p w14:paraId="040C39CC"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lastRenderedPageBreak/>
        <w:t>Association with regression of yield and environmental variables during the trial</w:t>
      </w:r>
    </w:p>
    <w:p w14:paraId="6411FAF5" w14:textId="77777777" w:rsidR="00D6768B" w:rsidRDefault="00D00C80" w:rsidP="006558F1">
      <w:pPr>
        <w:spacing w:line="480" w:lineRule="auto"/>
        <w:ind w:firstLine="720"/>
        <w:rPr>
          <w:rFonts w:ascii="Times New Roman" w:eastAsia="Times New Roman" w:hAnsi="Times New Roman" w:cs="Times New Roman"/>
        </w:rPr>
        <w:pPrChange w:id="128" w:author="Husain I Agha" w:date="2024-02-21T14:35:00Z">
          <w:pPr>
            <w:spacing w:line="480" w:lineRule="auto"/>
          </w:pPr>
        </w:pPrChange>
      </w:pPr>
      <w:r>
        <w:rPr>
          <w:rFonts w:ascii="Times New Roman" w:eastAsia="Times New Roman" w:hAnsi="Times New Roman" w:cs="Times New Roman"/>
        </w:rPr>
        <w:t xml:space="preserve">To find SNPs that may be underlying GxE for yield across specific environmental gradients during the trial, we looked for associations between SNP frequencies and the slope of the regression line of yield onto three environmental variables in our regression GWAS models. We found a single unique SNP significantly associated in each of our regression GWAS for minTemp and maxTemp, while no SNPs were identified in the precipitation regression GWAS (Figure 3, Table 6). For the regression GWAS for minTemp, the marker explains 2.5% of the variance. For maxTemp, the marker explains 2.8% of the variance. There was a relatively strong positive </w:t>
      </w:r>
      <w:r>
        <w:rPr>
          <w:rFonts w:ascii="Times New Roman" w:eastAsia="Times New Roman" w:hAnsi="Times New Roman" w:cs="Times New Roman"/>
          <w:i/>
        </w:rPr>
        <w:t>r</w:t>
      </w:r>
      <w:r>
        <w:rPr>
          <w:rFonts w:ascii="Times New Roman" w:eastAsia="Times New Roman" w:hAnsi="Times New Roman" w:cs="Times New Roman"/>
        </w:rPr>
        <w:t xml:space="preserve"> between minTemp and maxTemp (0.58), a moderate negative </w:t>
      </w:r>
      <w:r>
        <w:rPr>
          <w:rFonts w:ascii="Times New Roman" w:eastAsia="Times New Roman" w:hAnsi="Times New Roman" w:cs="Times New Roman"/>
          <w:i/>
        </w:rPr>
        <w:t>r</w:t>
      </w:r>
      <w:r>
        <w:rPr>
          <w:rFonts w:ascii="Times New Roman" w:eastAsia="Times New Roman" w:hAnsi="Times New Roman" w:cs="Times New Roman"/>
        </w:rPr>
        <w:t xml:space="preserve"> between maxTemp and precipitation (-0.38), and a moderate positive </w:t>
      </w:r>
      <w:r>
        <w:rPr>
          <w:rFonts w:ascii="Times New Roman" w:eastAsia="Times New Roman" w:hAnsi="Times New Roman" w:cs="Times New Roman"/>
          <w:i/>
        </w:rPr>
        <w:t>r</w:t>
      </w:r>
      <w:r>
        <w:rPr>
          <w:rFonts w:ascii="Times New Roman" w:eastAsia="Times New Roman" w:hAnsi="Times New Roman" w:cs="Times New Roman"/>
        </w:rPr>
        <w:t xml:space="preserve"> between minTemp and precipitation (0.32, Figure 3).</w:t>
      </w:r>
    </w:p>
    <w:p w14:paraId="20D57D85" w14:textId="77777777" w:rsidR="00D6768B" w:rsidRDefault="00D6768B">
      <w:pPr>
        <w:spacing w:line="480" w:lineRule="auto"/>
        <w:rPr>
          <w:rFonts w:ascii="Times New Roman" w:eastAsia="Times New Roman" w:hAnsi="Times New Roman" w:cs="Times New Roman"/>
        </w:rPr>
      </w:pPr>
    </w:p>
    <w:p w14:paraId="393D1C1A"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Generation Proxy Selection Mapping</w:t>
      </w:r>
    </w:p>
    <w:p w14:paraId="786BE18A" w14:textId="4FD99633" w:rsidR="00D6768B" w:rsidRDefault="00D00C80" w:rsidP="006558F1">
      <w:pPr>
        <w:spacing w:line="480" w:lineRule="auto"/>
        <w:ind w:firstLine="720"/>
        <w:rPr>
          <w:rFonts w:ascii="Times New Roman" w:eastAsia="Times New Roman" w:hAnsi="Times New Roman" w:cs="Times New Roman"/>
        </w:rPr>
        <w:pPrChange w:id="129" w:author="Husain I Agha" w:date="2024-02-21T14:35:00Z">
          <w:pPr>
            <w:spacing w:line="480" w:lineRule="auto"/>
          </w:pPr>
        </w:pPrChange>
      </w:pPr>
      <w:r>
        <w:rPr>
          <w:rFonts w:ascii="Times New Roman" w:eastAsia="Times New Roman" w:hAnsi="Times New Roman" w:cs="Times New Roman"/>
        </w:rPr>
        <w:t xml:space="preserve">We tested for changes in allele frequency over time by Generation Proxy Selection Mapping (GPSM) to see if SNPs identified in our previous tests changed in frequency over the period investigated. We identified ten SNPs significantly associated with the year a clone was originally submitted to the NCPT (Figure 4, Table S2). No significant markers identified in the GPSM model were within </w:t>
      </w:r>
      <w:ins w:id="130" w:author="Husain I Agha" w:date="2024-02-21T13:32:00Z">
        <w:r w:rsidR="00226FB6">
          <w:rPr>
            <w:rFonts w:ascii="Times New Roman" w:eastAsia="Times New Roman" w:hAnsi="Times New Roman" w:cs="Times New Roman"/>
          </w:rPr>
          <w:t>2</w:t>
        </w:r>
      </w:ins>
      <w:del w:id="131" w:author="Husain I Agha" w:date="2024-02-21T13:32:00Z">
        <w:r w:rsidDel="00226FB6">
          <w:rPr>
            <w:rFonts w:ascii="Times New Roman" w:eastAsia="Times New Roman" w:hAnsi="Times New Roman" w:cs="Times New Roman"/>
          </w:rPr>
          <w:delText>two</w:delText>
        </w:r>
      </w:del>
      <w:r>
        <w:rPr>
          <w:rFonts w:ascii="Times New Roman" w:eastAsia="Times New Roman" w:hAnsi="Times New Roman" w:cs="Times New Roman"/>
        </w:rPr>
        <w:t xml:space="preserve"> M</w:t>
      </w:r>
      <w:ins w:id="132" w:author="Husain I Agha" w:date="2024-02-21T13:32:00Z">
        <w:r w:rsidR="00226FB6">
          <w:rPr>
            <w:rFonts w:ascii="Times New Roman" w:eastAsia="Times New Roman" w:hAnsi="Times New Roman" w:cs="Times New Roman"/>
          </w:rPr>
          <w:t>b</w:t>
        </w:r>
      </w:ins>
      <w:del w:id="133" w:author="Husain I Agha" w:date="2024-02-21T13:32:00Z">
        <w:r w:rsidDel="00226FB6">
          <w:rPr>
            <w:rFonts w:ascii="Times New Roman" w:eastAsia="Times New Roman" w:hAnsi="Times New Roman" w:cs="Times New Roman"/>
          </w:rPr>
          <w:delText>B</w:delText>
        </w:r>
      </w:del>
      <w:r>
        <w:rPr>
          <w:rFonts w:ascii="Times New Roman" w:eastAsia="Times New Roman" w:hAnsi="Times New Roman" w:cs="Times New Roman"/>
        </w:rPr>
        <w:t xml:space="preserve"> of those identified in either the envGWAS models or regression GWAS, and only three markers were identified within 5 M</w:t>
      </w:r>
      <w:ins w:id="134" w:author="Husain I Agha" w:date="2024-02-21T13:32:00Z">
        <w:r w:rsidR="00226FB6">
          <w:rPr>
            <w:rFonts w:ascii="Times New Roman" w:eastAsia="Times New Roman" w:hAnsi="Times New Roman" w:cs="Times New Roman"/>
          </w:rPr>
          <w:t>b</w:t>
        </w:r>
      </w:ins>
      <w:del w:id="135" w:author="Husain I Agha" w:date="2024-02-21T13:32:00Z">
        <w:r w:rsidDel="00226FB6">
          <w:rPr>
            <w:rFonts w:ascii="Times New Roman" w:eastAsia="Times New Roman" w:hAnsi="Times New Roman" w:cs="Times New Roman"/>
          </w:rPr>
          <w:delText>B</w:delText>
        </w:r>
      </w:del>
      <w:r>
        <w:rPr>
          <w:rFonts w:ascii="Times New Roman" w:eastAsia="Times New Roman" w:hAnsi="Times New Roman" w:cs="Times New Roman"/>
        </w:rPr>
        <w:t xml:space="preserve"> (Table S2).</w:t>
      </w:r>
    </w:p>
    <w:p w14:paraId="5DB87201" w14:textId="77777777" w:rsidR="00D6768B" w:rsidRDefault="00D6768B">
      <w:pPr>
        <w:spacing w:line="480" w:lineRule="auto"/>
        <w:ind w:firstLine="720"/>
        <w:rPr>
          <w:rFonts w:ascii="Times New Roman" w:eastAsia="Times New Roman" w:hAnsi="Times New Roman" w:cs="Times New Roman"/>
        </w:rPr>
      </w:pPr>
    </w:p>
    <w:p w14:paraId="07FA6868"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Discussion</w:t>
      </w:r>
    </w:p>
    <w:p w14:paraId="2C8421AB"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Local adaptation is transient in the NCPT</w:t>
      </w:r>
    </w:p>
    <w:p w14:paraId="640C6653" w14:textId="37DE97C7" w:rsidR="00D6768B" w:rsidRDefault="00D00C80" w:rsidP="006558F1">
      <w:pPr>
        <w:spacing w:line="480" w:lineRule="auto"/>
        <w:ind w:firstLine="720"/>
        <w:rPr>
          <w:rFonts w:ascii="Times New Roman" w:eastAsia="Times New Roman" w:hAnsi="Times New Roman" w:cs="Times New Roman"/>
        </w:rPr>
        <w:pPrChange w:id="136" w:author="Husain I Agha" w:date="2024-02-21T14:35:00Z">
          <w:pPr>
            <w:spacing w:line="480" w:lineRule="auto"/>
          </w:pPr>
        </w:pPrChange>
      </w:pPr>
      <w:r>
        <w:rPr>
          <w:rFonts w:ascii="Times New Roman" w:eastAsia="Times New Roman" w:hAnsi="Times New Roman" w:cs="Times New Roman"/>
        </w:rPr>
        <w:t>We did not find evidence of directional selection for local adaptation in our GPSM model. There were no markers identified in our GPSM model within 1 M</w:t>
      </w:r>
      <w:ins w:id="137" w:author="Husain I Agha" w:date="2024-02-21T13:32:00Z">
        <w:r w:rsidR="00226FB6">
          <w:rPr>
            <w:rFonts w:ascii="Times New Roman" w:eastAsia="Times New Roman" w:hAnsi="Times New Roman" w:cs="Times New Roman"/>
          </w:rPr>
          <w:t>b</w:t>
        </w:r>
      </w:ins>
      <w:del w:id="138" w:author="Husain I Agha" w:date="2024-02-21T13:32:00Z">
        <w:r w:rsidDel="00226FB6">
          <w:rPr>
            <w:rFonts w:ascii="Times New Roman" w:eastAsia="Times New Roman" w:hAnsi="Times New Roman" w:cs="Times New Roman"/>
          </w:rPr>
          <w:delText>B</w:delText>
        </w:r>
      </w:del>
      <w:r>
        <w:rPr>
          <w:rFonts w:ascii="Times New Roman" w:eastAsia="Times New Roman" w:hAnsi="Times New Roman" w:cs="Times New Roman"/>
        </w:rPr>
        <w:t xml:space="preserve"> of either the envGWAS or regression GWAS models. This result confirmed the expectation that local adaptation is transient in the NCPT. In other words, while GxE plays an important role in driving selection in early field years leading to local adaptation, only conditionally neutral alleles perform well across the trial</w:t>
      </w:r>
      <w:ins w:id="139" w:author="Husain I Agha" w:date="2024-02-22T12:25:00Z">
        <w:r w:rsidR="00D46156">
          <w:rPr>
            <w:rFonts w:ascii="Times New Roman" w:eastAsia="Times New Roman" w:hAnsi="Times New Roman" w:cs="Times New Roman"/>
          </w:rPr>
          <w:t>s</w:t>
        </w:r>
      </w:ins>
      <w:r>
        <w:rPr>
          <w:rFonts w:ascii="Times New Roman" w:eastAsia="Times New Roman" w:hAnsi="Times New Roman" w:cs="Times New Roman"/>
        </w:rPr>
        <w:t xml:space="preserve"> and clones with broad </w:t>
      </w:r>
      <w:r>
        <w:rPr>
          <w:rFonts w:ascii="Times New Roman" w:eastAsia="Times New Roman" w:hAnsi="Times New Roman" w:cs="Times New Roman"/>
        </w:rPr>
        <w:lastRenderedPageBreak/>
        <w:t xml:space="preserve">application </w:t>
      </w:r>
      <w:r w:rsidR="00192E8A">
        <w:rPr>
          <w:rFonts w:ascii="Times New Roman" w:eastAsia="Times New Roman" w:hAnsi="Times New Roman" w:cs="Times New Roman"/>
        </w:rPr>
        <w:t>are</w:t>
      </w:r>
      <w:r>
        <w:rPr>
          <w:rFonts w:ascii="Times New Roman" w:eastAsia="Times New Roman" w:hAnsi="Times New Roman" w:cs="Times New Roman"/>
        </w:rPr>
        <w:t xml:space="preserve"> overrepresented as parents. The selection of broadly adapted clones and the exchange of material between breeding programs means gene swamping is likely to prevent locally adapted alleles from rising in frequency. This is especially true in potato, where there is a very limited population structure and released lines are required to perform well widely. In other contexts, gene swamping may not suppress directional selection for local adaptation within a breeding program if a stronger within-program population structure exists and lines are expected to be grown over smaller geographic ranges.</w:t>
      </w:r>
    </w:p>
    <w:p w14:paraId="4ABE69C0" w14:textId="77777777" w:rsidR="00D6768B" w:rsidRDefault="00D6768B">
      <w:pPr>
        <w:spacing w:line="480" w:lineRule="auto"/>
        <w:rPr>
          <w:rFonts w:ascii="Times New Roman" w:eastAsia="Times New Roman" w:hAnsi="Times New Roman" w:cs="Times New Roman"/>
        </w:rPr>
      </w:pPr>
    </w:p>
    <w:p w14:paraId="05EBBE4D"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Breeding for ecotypes within potato</w:t>
      </w:r>
    </w:p>
    <w:p w14:paraId="3FF03164" w14:textId="77777777" w:rsidR="00D6768B" w:rsidRDefault="00D00C80" w:rsidP="006558F1">
      <w:pPr>
        <w:spacing w:line="480" w:lineRule="auto"/>
        <w:ind w:firstLine="720"/>
        <w:rPr>
          <w:rFonts w:ascii="Times New Roman" w:eastAsia="Times New Roman" w:hAnsi="Times New Roman" w:cs="Times New Roman"/>
        </w:rPr>
        <w:pPrChange w:id="140" w:author="Husain I Agha" w:date="2024-02-21T14:35:00Z">
          <w:pPr>
            <w:spacing w:line="480" w:lineRule="auto"/>
          </w:pPr>
        </w:pPrChange>
      </w:pPr>
      <w:r>
        <w:rPr>
          <w:rFonts w:ascii="Times New Roman" w:eastAsia="Times New Roman" w:hAnsi="Times New Roman" w:cs="Times New Roman"/>
        </w:rPr>
        <w:t xml:space="preserve">Presently, potato breeders in the US focus on releasing lines that perform well across broad geographic ranges in multiple production systems. One reason for this is chip processing plants accept only specific varieties in an attempt to reduce the phenotypic variation and waste from automation, with only coarse scale stratification (northern versus southern). The relative sparsity of associations with latitude and longitude we uncovered are consistent with the findings of previous studies (Schmitz Carley et al. 2019), which suggest that latitude is not sufficient to explain variance in potato-growing environments. Moreover, as the climate continues to change, growing a single variety across a large geographic range may lead to </w:t>
      </w:r>
      <w:r>
        <w:rPr>
          <w:rFonts w:ascii="Times New Roman" w:eastAsia="Times New Roman" w:hAnsi="Times New Roman" w:cs="Times New Roman"/>
          <w:i/>
        </w:rPr>
        <w:t>more</w:t>
      </w:r>
      <w:r>
        <w:rPr>
          <w:rFonts w:ascii="Times New Roman" w:eastAsia="Times New Roman" w:hAnsi="Times New Roman" w:cs="Times New Roman"/>
        </w:rPr>
        <w:t xml:space="preserve"> phenotypic variation because of the large GxE component contributing to genetic variance in agronomically important traits. </w:t>
      </w:r>
    </w:p>
    <w:p w14:paraId="7CA3A39D" w14:textId="7FD48E4D" w:rsidR="00D6768B" w:rsidRDefault="00D00C80" w:rsidP="006558F1">
      <w:pPr>
        <w:spacing w:line="480" w:lineRule="auto"/>
        <w:ind w:firstLine="720"/>
        <w:rPr>
          <w:rFonts w:ascii="Times New Roman" w:eastAsia="Times New Roman" w:hAnsi="Times New Roman" w:cs="Times New Roman"/>
        </w:rPr>
        <w:pPrChange w:id="141" w:author="Husain I Agha" w:date="2024-02-21T14:35:00Z">
          <w:pPr>
            <w:spacing w:line="480" w:lineRule="auto"/>
          </w:pPr>
        </w:pPrChange>
      </w:pPr>
      <w:r>
        <w:rPr>
          <w:rFonts w:ascii="Times New Roman" w:eastAsia="Times New Roman" w:hAnsi="Times New Roman" w:cs="Times New Roman"/>
        </w:rPr>
        <w:t>Phenotypic variation could potentially be reduced by using ecotypes, lines selected for specific environments. Schmitz Carley et al. (2019) lays out the groundwork to breed for regionally adapted varieties by quantifying the genetic covariance of environments in the NCPT, i.e.</w:t>
      </w:r>
      <w:ins w:id="142" w:author="Husain I Agha" w:date="2024-02-21T14:37:00Z">
        <w:r w:rsidR="006558F1">
          <w:rPr>
            <w:rFonts w:ascii="Times New Roman" w:eastAsia="Times New Roman" w:hAnsi="Times New Roman" w:cs="Times New Roman"/>
          </w:rPr>
          <w:t>,</w:t>
        </w:r>
      </w:ins>
      <w:r>
        <w:rPr>
          <w:rFonts w:ascii="Times New Roman" w:eastAsia="Times New Roman" w:hAnsi="Times New Roman" w:cs="Times New Roman"/>
        </w:rPr>
        <w:t xml:space="preserve"> quantifying the genetic response to environment between regions. This method highlights the similar effect of regions on genotypes without requiring the identification of the environmental factor responsible for that effect (climate, geography, soil type, production system etc.). Knowing the genetic covariance of environments allows breeders to appropriately weigh the importance of phenotypes in each trial location to breed for a specific region. This work expands on that by identifying specific genomic regions and potential variants that may be important during ecotype establishment. </w:t>
      </w:r>
    </w:p>
    <w:p w14:paraId="2CC8B985" w14:textId="77777777"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However, we suggest envGWAS and regression GWAS be used cautiously, as these methods cannot replace fine-scale mapping techniques to identify causal loci underpinning environmental adaptation. Further, it is important to note that the regression GWAS ignores the error in the slope estimate, which was considerable: 95% confidence intervals were large relative to the range of slope estimates, and many confidence intervals crossed zero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the confidence interval contained both positive and negative estimates for a genotype’s slope). We also assume a linear relationship between yield and environmental measurements, which is often not the case. We justify the use of regression GWAS by treating these errors as measurement error and expect such error to be randomly distributed between genotypes, which, while reducing power considerably, should not result in an excess of spurious correlations. </w:t>
      </w:r>
    </w:p>
    <w:p w14:paraId="2B81E3FB" w14:textId="77777777" w:rsidR="00D6768B" w:rsidRDefault="00D6768B">
      <w:pPr>
        <w:spacing w:line="480" w:lineRule="auto"/>
        <w:rPr>
          <w:rFonts w:ascii="Times New Roman" w:eastAsia="Times New Roman" w:hAnsi="Times New Roman" w:cs="Times New Roman"/>
        </w:rPr>
      </w:pPr>
    </w:p>
    <w:p w14:paraId="3113E4A8"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Local adaptation influences early field year selection</w:t>
      </w:r>
    </w:p>
    <w:p w14:paraId="6337DE04" w14:textId="1525C395" w:rsidR="00D6768B" w:rsidRDefault="00D00C80" w:rsidP="006558F1">
      <w:pPr>
        <w:spacing w:line="480" w:lineRule="auto"/>
        <w:ind w:firstLine="720"/>
        <w:rPr>
          <w:rFonts w:ascii="Times New Roman" w:eastAsia="Times New Roman" w:hAnsi="Times New Roman" w:cs="Times New Roman"/>
        </w:rPr>
        <w:pPrChange w:id="143" w:author="Husain I Agha" w:date="2024-02-21T14:36:00Z">
          <w:pPr>
            <w:spacing w:line="480" w:lineRule="auto"/>
          </w:pPr>
        </w:pPrChange>
      </w:pPr>
      <w:r>
        <w:rPr>
          <w:rFonts w:ascii="Times New Roman" w:eastAsia="Times New Roman" w:hAnsi="Times New Roman" w:cs="Times New Roman"/>
        </w:rPr>
        <w:t>We found several SNPs associated with both specific breeding programs and environmental variables during selection. These SNPs explain as much as 10.8% of the variance in environmental measurements, implying that selection is leading to an overabundance of these SNPs in response to the environment. This suggests that while local adaptation may provide a benefit within certain environments, it may hinder performance outside of that context. So, while there may be SNPs that are repeatedly selected within certain environments, they fail to rise in frequency in the greater population as a product of gene swamping during the national trial, as discussed above. The antagonistic process of selection within environment and subsequent gene swamping acts to slow breeding progress as the genetic gains within selection environment are not realized in the broader context. This further emphasizes the potential benefit of regional varieties. With regional variety development, producers and processors can take advantage of the genetic gains for beneficial environmental responses realized during selection.</w:t>
      </w:r>
      <w:ins w:id="144" w:author="Husain I Agha" w:date="2024-02-22T12:33:00Z">
        <w:r w:rsidR="008F273E">
          <w:rPr>
            <w:rFonts w:ascii="Times New Roman" w:eastAsia="Times New Roman" w:hAnsi="Times New Roman" w:cs="Times New Roman"/>
          </w:rPr>
          <w:t xml:space="preserve"> One important caveat to </w:t>
        </w:r>
      </w:ins>
      <w:ins w:id="145" w:author="Husain I Agha" w:date="2024-02-22T12:36:00Z">
        <w:r w:rsidR="008F273E">
          <w:rPr>
            <w:rFonts w:ascii="Times New Roman" w:eastAsia="Times New Roman" w:hAnsi="Times New Roman" w:cs="Times New Roman"/>
          </w:rPr>
          <w:t>note is that</w:t>
        </w:r>
      </w:ins>
      <w:ins w:id="146" w:author="Husain I Agha" w:date="2024-02-22T12:39:00Z">
        <w:r w:rsidR="005D2D18">
          <w:rPr>
            <w:rFonts w:ascii="Times New Roman" w:eastAsia="Times New Roman" w:hAnsi="Times New Roman" w:cs="Times New Roman"/>
          </w:rPr>
          <w:t xml:space="preserve"> breeder preference and population structure are confounded </w:t>
        </w:r>
      </w:ins>
      <w:ins w:id="147" w:author="Husain I Agha" w:date="2024-02-22T12:41:00Z">
        <w:r w:rsidR="005D2D18">
          <w:rPr>
            <w:rFonts w:ascii="Times New Roman" w:eastAsia="Times New Roman" w:hAnsi="Times New Roman" w:cs="Times New Roman"/>
          </w:rPr>
          <w:t xml:space="preserve">with environment </w:t>
        </w:r>
      </w:ins>
      <w:ins w:id="148" w:author="Husain I Agha" w:date="2024-02-22T12:39:00Z">
        <w:r w:rsidR="005D2D18">
          <w:rPr>
            <w:rFonts w:ascii="Times New Roman" w:eastAsia="Times New Roman" w:hAnsi="Times New Roman" w:cs="Times New Roman"/>
          </w:rPr>
          <w:t>within th</w:t>
        </w:r>
      </w:ins>
      <w:ins w:id="149" w:author="Husain I Agha" w:date="2024-02-22T12:40:00Z">
        <w:r w:rsidR="005D2D18">
          <w:rPr>
            <w:rFonts w:ascii="Times New Roman" w:eastAsia="Times New Roman" w:hAnsi="Times New Roman" w:cs="Times New Roman"/>
          </w:rPr>
          <w:t xml:space="preserve">e program specific GWAS models. </w:t>
        </w:r>
      </w:ins>
      <w:ins w:id="150" w:author="Husain I Agha" w:date="2024-02-22T12:41:00Z">
        <w:r w:rsidR="005D2D18">
          <w:rPr>
            <w:rFonts w:ascii="Times New Roman" w:eastAsia="Times New Roman" w:hAnsi="Times New Roman" w:cs="Times New Roman"/>
          </w:rPr>
          <w:t>While we show that there is very little population structure among the NCPT genotypes, it is still possible that what structure</w:t>
        </w:r>
      </w:ins>
      <w:ins w:id="151" w:author="Husain I Agha" w:date="2024-02-22T12:51:00Z">
        <w:r w:rsidR="003A6694">
          <w:rPr>
            <w:rFonts w:ascii="Times New Roman" w:eastAsia="Times New Roman" w:hAnsi="Times New Roman" w:cs="Times New Roman"/>
          </w:rPr>
          <w:t xml:space="preserve"> is there</w:t>
        </w:r>
      </w:ins>
      <w:ins w:id="152" w:author="Husain I Agha" w:date="2024-02-22T12:41:00Z">
        <w:r w:rsidR="005D2D18">
          <w:rPr>
            <w:rFonts w:ascii="Times New Roman" w:eastAsia="Times New Roman" w:hAnsi="Times New Roman" w:cs="Times New Roman"/>
          </w:rPr>
          <w:t xml:space="preserve"> </w:t>
        </w:r>
      </w:ins>
      <w:ins w:id="153" w:author="Husain I Agha" w:date="2024-02-22T12:50:00Z">
        <w:r w:rsidR="003A6694">
          <w:rPr>
            <w:rFonts w:ascii="Times New Roman" w:eastAsia="Times New Roman" w:hAnsi="Times New Roman" w:cs="Times New Roman"/>
          </w:rPr>
          <w:t xml:space="preserve">is </w:t>
        </w:r>
      </w:ins>
      <w:ins w:id="154" w:author="Husain I Agha" w:date="2024-02-22T12:41:00Z">
        <w:r w:rsidR="005D2D18">
          <w:rPr>
            <w:rFonts w:ascii="Times New Roman" w:eastAsia="Times New Roman" w:hAnsi="Times New Roman" w:cs="Times New Roman"/>
          </w:rPr>
          <w:t xml:space="preserve">leading </w:t>
        </w:r>
        <w:r w:rsidR="005D2D18">
          <w:rPr>
            <w:rFonts w:ascii="Times New Roman" w:eastAsia="Times New Roman" w:hAnsi="Times New Roman" w:cs="Times New Roman"/>
          </w:rPr>
          <w:lastRenderedPageBreak/>
          <w:t xml:space="preserve">to spurious </w:t>
        </w:r>
      </w:ins>
      <w:ins w:id="155" w:author="Husain I Agha" w:date="2024-02-22T12:42:00Z">
        <w:r w:rsidR="005D2D18">
          <w:rPr>
            <w:rFonts w:ascii="Times New Roman" w:eastAsia="Times New Roman" w:hAnsi="Times New Roman" w:cs="Times New Roman"/>
          </w:rPr>
          <w:t>associations</w:t>
        </w:r>
      </w:ins>
      <w:ins w:id="156" w:author="Husain I Agha" w:date="2024-02-22T12:41:00Z">
        <w:r w:rsidR="005D2D18">
          <w:rPr>
            <w:rFonts w:ascii="Times New Roman" w:eastAsia="Times New Roman" w:hAnsi="Times New Roman" w:cs="Times New Roman"/>
          </w:rPr>
          <w:t xml:space="preserve">. Additionally, </w:t>
        </w:r>
      </w:ins>
      <w:ins w:id="157" w:author="Husain I Agha" w:date="2024-02-22T12:42:00Z">
        <w:r w:rsidR="005D2D18">
          <w:rPr>
            <w:rFonts w:ascii="Times New Roman" w:eastAsia="Times New Roman" w:hAnsi="Times New Roman" w:cs="Times New Roman"/>
          </w:rPr>
          <w:t>breeders focusing on one trait over another may also lead to associations that would not necessarily correlate with the environment</w:t>
        </w:r>
      </w:ins>
      <w:ins w:id="158" w:author="Husain I Agha" w:date="2024-02-22T12:43:00Z">
        <w:r w:rsidR="005D2D18">
          <w:rPr>
            <w:rFonts w:ascii="Times New Roman" w:eastAsia="Times New Roman" w:hAnsi="Times New Roman" w:cs="Times New Roman"/>
          </w:rPr>
          <w:t xml:space="preserve">, and, while breeder preference would still act to increase fitness of those genotypes with the more optimal trait value, </w:t>
        </w:r>
      </w:ins>
      <w:ins w:id="159" w:author="Husain I Agha" w:date="2024-02-22T12:48:00Z">
        <w:r w:rsidR="003A6694">
          <w:rPr>
            <w:rFonts w:ascii="Times New Roman" w:eastAsia="Times New Roman" w:hAnsi="Times New Roman" w:cs="Times New Roman"/>
          </w:rPr>
          <w:t xml:space="preserve">this </w:t>
        </w:r>
      </w:ins>
      <w:ins w:id="160" w:author="Husain I Agha" w:date="2024-02-22T12:43:00Z">
        <w:r w:rsidR="005D2D18">
          <w:rPr>
            <w:rFonts w:ascii="Times New Roman" w:eastAsia="Times New Roman" w:hAnsi="Times New Roman" w:cs="Times New Roman"/>
          </w:rPr>
          <w:t>does not fit the traditional definition of l</w:t>
        </w:r>
      </w:ins>
      <w:ins w:id="161" w:author="Husain I Agha" w:date="2024-02-22T12:44:00Z">
        <w:r w:rsidR="005D2D18">
          <w:rPr>
            <w:rFonts w:ascii="Times New Roman" w:eastAsia="Times New Roman" w:hAnsi="Times New Roman" w:cs="Times New Roman"/>
          </w:rPr>
          <w:t xml:space="preserve">ocal adaptation. However, we suggest </w:t>
        </w:r>
      </w:ins>
      <w:ins w:id="162" w:author="Husain I Agha" w:date="2024-02-22T12:45:00Z">
        <w:r w:rsidR="005D2D18">
          <w:rPr>
            <w:rFonts w:ascii="Times New Roman" w:eastAsia="Times New Roman" w:hAnsi="Times New Roman" w:cs="Times New Roman"/>
          </w:rPr>
          <w:t xml:space="preserve">there being no overlap between the </w:t>
        </w:r>
      </w:ins>
      <w:ins w:id="163" w:author="Husain I Agha" w:date="2024-02-22T12:49:00Z">
        <w:r w:rsidR="003A6694">
          <w:rPr>
            <w:rFonts w:ascii="Times New Roman" w:eastAsia="Times New Roman" w:hAnsi="Times New Roman" w:cs="Times New Roman"/>
          </w:rPr>
          <w:t xml:space="preserve">significant markers identified in the </w:t>
        </w:r>
      </w:ins>
      <w:ins w:id="164" w:author="Husain I Agha" w:date="2024-02-22T12:45:00Z">
        <w:r w:rsidR="005D2D18">
          <w:rPr>
            <w:rFonts w:ascii="Times New Roman" w:eastAsia="Times New Roman" w:hAnsi="Times New Roman" w:cs="Times New Roman"/>
          </w:rPr>
          <w:t xml:space="preserve">case-control </w:t>
        </w:r>
      </w:ins>
      <w:ins w:id="165" w:author="Husain I Agha" w:date="2024-02-22T12:49:00Z">
        <w:r w:rsidR="003A6694">
          <w:rPr>
            <w:rFonts w:ascii="Times New Roman" w:eastAsia="Times New Roman" w:hAnsi="Times New Roman" w:cs="Times New Roman"/>
          </w:rPr>
          <w:t>and</w:t>
        </w:r>
      </w:ins>
      <w:ins w:id="166" w:author="Husain I Agha" w:date="2024-02-22T12:45:00Z">
        <w:r w:rsidR="005D2D18">
          <w:rPr>
            <w:rFonts w:ascii="Times New Roman" w:eastAsia="Times New Roman" w:hAnsi="Times New Roman" w:cs="Times New Roman"/>
          </w:rPr>
          <w:t xml:space="preserve"> other envGWAS models indicates</w:t>
        </w:r>
      </w:ins>
      <w:ins w:id="167" w:author="Husain I Agha" w:date="2024-02-22T12:46:00Z">
        <w:r w:rsidR="005D2D18">
          <w:rPr>
            <w:rFonts w:ascii="Times New Roman" w:eastAsia="Times New Roman" w:hAnsi="Times New Roman" w:cs="Times New Roman"/>
          </w:rPr>
          <w:t xml:space="preserve"> these </w:t>
        </w:r>
      </w:ins>
      <w:ins w:id="168" w:author="Husain I Agha" w:date="2024-02-22T12:47:00Z">
        <w:r w:rsidR="003A6694">
          <w:rPr>
            <w:rFonts w:ascii="Times New Roman" w:eastAsia="Times New Roman" w:hAnsi="Times New Roman" w:cs="Times New Roman"/>
          </w:rPr>
          <w:t>idiosyncrasies are not causing spurious associations in the la</w:t>
        </w:r>
      </w:ins>
      <w:ins w:id="169" w:author="Husain I Agha" w:date="2024-02-22T12:48:00Z">
        <w:r w:rsidR="003A6694">
          <w:rPr>
            <w:rFonts w:ascii="Times New Roman" w:eastAsia="Times New Roman" w:hAnsi="Times New Roman" w:cs="Times New Roman"/>
          </w:rPr>
          <w:t>tter.</w:t>
        </w:r>
      </w:ins>
    </w:p>
    <w:p w14:paraId="714D2940" w14:textId="77777777" w:rsidR="00D6768B" w:rsidRDefault="00D6768B">
      <w:pPr>
        <w:spacing w:line="480" w:lineRule="auto"/>
        <w:rPr>
          <w:rFonts w:ascii="Times New Roman" w:eastAsia="Times New Roman" w:hAnsi="Times New Roman" w:cs="Times New Roman"/>
        </w:rPr>
      </w:pPr>
    </w:p>
    <w:p w14:paraId="3834685F"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Conclusions</w:t>
      </w:r>
    </w:p>
    <w:p w14:paraId="4D94E28C" w14:textId="64D508DA" w:rsidR="00D6768B" w:rsidRDefault="00D00C80" w:rsidP="006558F1">
      <w:pPr>
        <w:spacing w:line="480" w:lineRule="auto"/>
        <w:ind w:firstLine="720"/>
        <w:rPr>
          <w:rFonts w:ascii="Times New Roman" w:eastAsia="Times New Roman" w:hAnsi="Times New Roman" w:cs="Times New Roman"/>
        </w:rPr>
        <w:pPrChange w:id="170" w:author="Husain I Agha" w:date="2024-02-21T14:36:00Z">
          <w:pPr>
            <w:spacing w:line="480" w:lineRule="auto"/>
          </w:pPr>
        </w:pPrChange>
      </w:pPr>
      <w:r>
        <w:rPr>
          <w:rFonts w:ascii="Times New Roman" w:eastAsia="Times New Roman" w:hAnsi="Times New Roman" w:cs="Times New Roman"/>
        </w:rPr>
        <w:t>While breeding efforts in potato often focus on identifying cultivars that perform well across a wide range of environments, early selection takes place in a relatively small region. Given the high proportion of phenotypic variance explained by GxE, this early breeding strategy should result in lines that perform best where they were selected i.e.</w:t>
      </w:r>
      <w:ins w:id="171" w:author="Husain I Agha" w:date="2024-02-21T14:36:00Z">
        <w:r w:rsidR="006558F1">
          <w:rPr>
            <w:rFonts w:ascii="Times New Roman" w:eastAsia="Times New Roman" w:hAnsi="Times New Roman" w:cs="Times New Roman"/>
          </w:rPr>
          <w:t>,</w:t>
        </w:r>
      </w:ins>
      <w:r>
        <w:rPr>
          <w:rFonts w:ascii="Times New Roman" w:eastAsia="Times New Roman" w:hAnsi="Times New Roman" w:cs="Times New Roman"/>
        </w:rPr>
        <w:t xml:space="preserve"> locally adapted lines. To understand how this selection scheme impacts the frequency of SNPs associated with continuous environmental variables during early field year selection, we employed envGWAS to search for markers associated with both specific environmental variables and general environments during the first three years of selection. These tests resulted in the identification of many SNPs across the genome which may represent parts of the genome under selection for local adaptation. We also found SNPs associated with the regression between environmental variables at each growing location and yield. These SNPs may be indicative of QTL underlying a yield advantage across different environmental gradients. We did not find evidence of directional selection for SNPs underlying local adaptation, implying that local adaptation is transient under the current potato breeding strategy. This method can be applied to other species that collect phenotypic and genotypic data on individuals that were selected in different conditions and grown in common environments. These results can be used to generate hypotheses about the molecular basis of local adaptation/response to environment and to breed crops for specific environments by identifying markers and their effects across those environments. As the climate continues to change, moving breeding targets from varieties with broad application to ecotypes will become more important. Our results suggest </w:t>
      </w:r>
      <w:r>
        <w:rPr>
          <w:rFonts w:ascii="Times New Roman" w:eastAsia="Times New Roman" w:hAnsi="Times New Roman" w:cs="Times New Roman"/>
        </w:rPr>
        <w:lastRenderedPageBreak/>
        <w:t>that existing data can be used to jumpstart the process of identifying causal loci underlying environmental response for rapid ecotype development through marker-assisted selection and/or genomic selection.</w:t>
      </w:r>
    </w:p>
    <w:p w14:paraId="63C3ED1F" w14:textId="77777777" w:rsidR="00D10C57" w:rsidRDefault="00D10C57" w:rsidP="00D10C57">
      <w:pPr>
        <w:spacing w:line="480" w:lineRule="auto"/>
        <w:rPr>
          <w:rFonts w:ascii="Times New Roman" w:eastAsia="Times New Roman" w:hAnsi="Times New Roman" w:cs="Times New Roman"/>
          <w:b/>
        </w:rPr>
      </w:pPr>
      <w:r>
        <w:rPr>
          <w:rFonts w:ascii="Times New Roman" w:eastAsia="Times New Roman" w:hAnsi="Times New Roman" w:cs="Times New Roman"/>
          <w:b/>
        </w:rPr>
        <w:t xml:space="preserve">Data Availability Statement </w:t>
      </w:r>
    </w:p>
    <w:p w14:paraId="6E6CBD6A" w14:textId="77777777" w:rsidR="00D10C57" w:rsidRPr="00D10C57" w:rsidRDefault="00D10C57">
      <w:pPr>
        <w:spacing w:line="480" w:lineRule="auto"/>
        <w:rPr>
          <w:rFonts w:ascii="Times New Roman" w:eastAsia="Times New Roman" w:hAnsi="Times New Roman" w:cs="Times New Roman"/>
        </w:rPr>
      </w:pPr>
      <w:r>
        <w:rPr>
          <w:rFonts w:ascii="Times New Roman" w:eastAsia="Times New Roman" w:hAnsi="Times New Roman" w:cs="Times New Roman"/>
        </w:rPr>
        <w:t xml:space="preserve">Formatted data sets and scripts used for analysis are available at </w:t>
      </w:r>
      <w:r w:rsidRPr="00D10C57">
        <w:rPr>
          <w:rFonts w:ascii="Times New Roman" w:eastAsia="Times New Roman" w:hAnsi="Times New Roman" w:cs="Times New Roman"/>
        </w:rPr>
        <w:t>https://github.com/shannonlabumn/NationalTrialEnv</w:t>
      </w:r>
    </w:p>
    <w:p w14:paraId="5CAB6EB6"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Author Contributions</w:t>
      </w:r>
    </w:p>
    <w:p w14:paraId="37C328D7" w14:textId="77777777" w:rsidR="00193850" w:rsidRDefault="00D00C80">
      <w:pPr>
        <w:spacing w:line="480" w:lineRule="auto"/>
        <w:rPr>
          <w:rFonts w:ascii="Times New Roman" w:eastAsia="Times New Roman" w:hAnsi="Times New Roman" w:cs="Times New Roman"/>
        </w:rPr>
      </w:pPr>
      <w:r w:rsidRPr="00193850">
        <w:rPr>
          <w:rFonts w:ascii="Times New Roman" w:eastAsia="Times New Roman" w:hAnsi="Times New Roman" w:cs="Times New Roman"/>
        </w:rPr>
        <w:t xml:space="preserve">HIA and LMS conceived and designed the research. JBE, </w:t>
      </w:r>
      <w:r w:rsidR="00193850" w:rsidRPr="00193850">
        <w:rPr>
          <w:rFonts w:ascii="Times New Roman" w:eastAsia="Times New Roman" w:hAnsi="Times New Roman" w:cs="Times New Roman"/>
        </w:rPr>
        <w:t xml:space="preserve">JCB, MC, </w:t>
      </w:r>
      <w:r w:rsidRPr="00193850">
        <w:rPr>
          <w:rFonts w:ascii="Times New Roman" w:eastAsia="Times New Roman" w:hAnsi="Times New Roman" w:cs="Times New Roman"/>
        </w:rPr>
        <w:t xml:space="preserve">JC, WSDJ, DSD, </w:t>
      </w:r>
      <w:r w:rsidR="00193850" w:rsidRPr="00193850">
        <w:rPr>
          <w:rFonts w:ascii="Times New Roman" w:eastAsia="Times New Roman" w:hAnsi="Times New Roman" w:cs="Times New Roman"/>
        </w:rPr>
        <w:t xml:space="preserve">CH, DH, RN, </w:t>
      </w:r>
      <w:r w:rsidRPr="00193850">
        <w:rPr>
          <w:rFonts w:ascii="Times New Roman" w:eastAsia="Times New Roman" w:hAnsi="Times New Roman" w:cs="Times New Roman"/>
        </w:rPr>
        <w:t xml:space="preserve">MFRR, VS, ALT, GCY, and LZ collected and contributed data. HIA and JBE performed analysis. HIA and LMS wrote the manuscript. HIA, JBE, </w:t>
      </w:r>
      <w:r w:rsidR="00193850" w:rsidRPr="00193850">
        <w:rPr>
          <w:rFonts w:ascii="Times New Roman" w:eastAsia="Times New Roman" w:hAnsi="Times New Roman" w:cs="Times New Roman"/>
        </w:rPr>
        <w:t xml:space="preserve">JCB, MC, </w:t>
      </w:r>
      <w:r w:rsidRPr="00193850">
        <w:rPr>
          <w:rFonts w:ascii="Times New Roman" w:eastAsia="Times New Roman" w:hAnsi="Times New Roman" w:cs="Times New Roman"/>
        </w:rPr>
        <w:t xml:space="preserve">JC, WSDJ, DSD, </w:t>
      </w:r>
      <w:r w:rsidR="00193850" w:rsidRPr="00193850">
        <w:rPr>
          <w:rFonts w:ascii="Times New Roman" w:eastAsia="Times New Roman" w:hAnsi="Times New Roman" w:cs="Times New Roman"/>
        </w:rPr>
        <w:t xml:space="preserve">CH, DH, RN, </w:t>
      </w:r>
      <w:r w:rsidRPr="00193850">
        <w:rPr>
          <w:rFonts w:ascii="Times New Roman" w:eastAsia="Times New Roman" w:hAnsi="Times New Roman" w:cs="Times New Roman"/>
        </w:rPr>
        <w:t>MFRR, VS, ALT, GCYY, LZ, and LMS edited the manuscript.</w:t>
      </w:r>
    </w:p>
    <w:p w14:paraId="55028916" w14:textId="77777777" w:rsidR="00D6768B" w:rsidRDefault="00D00C80">
      <w:pPr>
        <w:spacing w:line="480" w:lineRule="auto"/>
        <w:rPr>
          <w:rFonts w:ascii="Times New Roman" w:eastAsia="Times New Roman" w:hAnsi="Times New Roman" w:cs="Times New Roman"/>
          <w:b/>
        </w:rPr>
      </w:pPr>
      <w:r>
        <w:rPr>
          <w:rFonts w:ascii="Times New Roman" w:eastAsia="Times New Roman" w:hAnsi="Times New Roman" w:cs="Times New Roman"/>
          <w:b/>
        </w:rPr>
        <w:t>Competing Interests</w:t>
      </w:r>
    </w:p>
    <w:p w14:paraId="5D51E7AF"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The authors declare no competing interest.</w:t>
      </w:r>
    </w:p>
    <w:p w14:paraId="2A32047C" w14:textId="77777777" w:rsidR="00D6768B" w:rsidRDefault="00D00C80">
      <w:pPr>
        <w:spacing w:line="480" w:lineRule="auto"/>
        <w:rPr>
          <w:rFonts w:ascii="Times New Roman" w:eastAsia="Times New Roman" w:hAnsi="Times New Roman" w:cs="Times New Roman"/>
          <w:b/>
        </w:rPr>
      </w:pPr>
      <w:r>
        <w:rPr>
          <w:rFonts w:ascii="Times New Roman" w:eastAsia="Times New Roman" w:hAnsi="Times New Roman" w:cs="Times New Roman"/>
          <w:b/>
        </w:rPr>
        <w:t>Acknowledgments</w:t>
      </w:r>
    </w:p>
    <w:p w14:paraId="5BE2CFB4" w14:textId="77777777" w:rsidR="00B92A1C"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All phenotypic data comes from the National Chip Processing Trial which is organized by Potatoes USA.  In addition to the authors, data was contributed by Dr. Isabel Vales at Texas A&amp;M. Bradley Halladay of Medius RE built the database which houses all of the phenotype data used. All weather data comes from the National Weather Service.</w:t>
      </w:r>
      <w:r w:rsidR="00B92A1C">
        <w:rPr>
          <w:rFonts w:ascii="Times New Roman" w:eastAsia="Times New Roman" w:hAnsi="Times New Roman" w:cs="Times New Roman"/>
        </w:rPr>
        <w:t xml:space="preserve"> We appreciate Dr. Ruth Shaw and Dr. Isabel </w:t>
      </w:r>
      <w:proofErr w:type="spellStart"/>
      <w:r w:rsidR="00B92A1C">
        <w:rPr>
          <w:rFonts w:ascii="Times New Roman" w:eastAsia="Times New Roman" w:hAnsi="Times New Roman" w:cs="Times New Roman"/>
        </w:rPr>
        <w:t>Vales’s</w:t>
      </w:r>
      <w:proofErr w:type="spellEnd"/>
      <w:r w:rsidR="00B92A1C">
        <w:rPr>
          <w:rFonts w:ascii="Times New Roman" w:eastAsia="Times New Roman" w:hAnsi="Times New Roman" w:cs="Times New Roman"/>
        </w:rPr>
        <w:t xml:space="preserve"> feedback on the manuscript.</w:t>
      </w:r>
    </w:p>
    <w:p w14:paraId="2747113F" w14:textId="77777777" w:rsidR="00B92A1C" w:rsidRPr="00B92A1C" w:rsidRDefault="00B92A1C">
      <w:pPr>
        <w:spacing w:line="480" w:lineRule="auto"/>
        <w:rPr>
          <w:rFonts w:ascii="Times New Roman" w:eastAsia="Times New Roman" w:hAnsi="Times New Roman" w:cs="Times New Roman"/>
          <w:b/>
        </w:rPr>
      </w:pPr>
      <w:r w:rsidRPr="00B92A1C">
        <w:rPr>
          <w:rFonts w:ascii="Times New Roman" w:eastAsia="Times New Roman" w:hAnsi="Times New Roman" w:cs="Times New Roman"/>
          <w:b/>
        </w:rPr>
        <w:t>Funding</w:t>
      </w:r>
    </w:p>
    <w:p w14:paraId="6C6D6418"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This analysis was funded by the Minnesota Department of Agriculture through AGREETT and USDA-NIFA Grant 2021–34141-35447. </w:t>
      </w:r>
    </w:p>
    <w:p w14:paraId="3BA5CE20" w14:textId="77777777" w:rsidR="00D6768B" w:rsidRDefault="00D6768B">
      <w:pPr>
        <w:spacing w:line="480" w:lineRule="auto"/>
        <w:rPr>
          <w:rFonts w:ascii="Times New Roman" w:eastAsia="Times New Roman" w:hAnsi="Times New Roman" w:cs="Times New Roman"/>
        </w:rPr>
      </w:pPr>
    </w:p>
    <w:p w14:paraId="62E1808F"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44005C5" wp14:editId="572A3FD7">
            <wp:extent cx="5943600" cy="3657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657600"/>
                    </a:xfrm>
                    <a:prstGeom prst="rect">
                      <a:avLst/>
                    </a:prstGeom>
                    <a:ln/>
                  </pic:spPr>
                </pic:pic>
              </a:graphicData>
            </a:graphic>
          </wp:inline>
        </w:drawing>
      </w:r>
    </w:p>
    <w:p w14:paraId="000DCD1D"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Figure 1: Box and whisker plot of yield (kg per plot) for each trial location from 2014-2020. Black lines show the median yield in each trial. Boxes show the 1</w:t>
      </w:r>
      <w:r>
        <w:rPr>
          <w:rFonts w:ascii="Times New Roman" w:eastAsia="Times New Roman" w:hAnsi="Times New Roman" w:cs="Times New Roman"/>
          <w:vertAlign w:val="superscript"/>
        </w:rPr>
        <w:t>st</w:t>
      </w:r>
      <w:r>
        <w:rPr>
          <w:rFonts w:ascii="Times New Roman" w:eastAsia="Times New Roman" w:hAnsi="Times New Roman" w:cs="Times New Roman"/>
        </w:rPr>
        <w:t xml:space="preserve"> and 3</w:t>
      </w:r>
      <w:r>
        <w:rPr>
          <w:rFonts w:ascii="Times New Roman" w:eastAsia="Times New Roman" w:hAnsi="Times New Roman" w:cs="Times New Roman"/>
          <w:vertAlign w:val="superscript"/>
        </w:rPr>
        <w:t>rd</w:t>
      </w:r>
      <w:r>
        <w:rPr>
          <w:rFonts w:ascii="Times New Roman" w:eastAsia="Times New Roman" w:hAnsi="Times New Roman" w:cs="Times New Roman"/>
        </w:rPr>
        <w:t xml:space="preserve"> quartiles. Whiskers extend up to 1.5*interquartile range or to the range of the data. Points show outlier observations outside whisker borders.</w:t>
      </w:r>
    </w:p>
    <w:p w14:paraId="2C8278E0"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ADFFCE4" wp14:editId="4DF56BE0">
            <wp:extent cx="5943600" cy="3169146"/>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169146"/>
                    </a:xfrm>
                    <a:prstGeom prst="rect">
                      <a:avLst/>
                    </a:prstGeom>
                    <a:ln/>
                  </pic:spPr>
                </pic:pic>
              </a:graphicData>
            </a:graphic>
          </wp:inline>
        </w:drawing>
      </w:r>
    </w:p>
    <w:p w14:paraId="2463EAB7"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Figure 2: (A-C) Manhattan plots of envGWAS results for the different environmental variables during selection: (A) minimum daily temperature, (B) maximum daily temperature, and (C) precipitation. Dashed lines represent the 5% significance threshold adjusted for the number of effective markers. (D) shows Pearson's correlations (</w:t>
      </w:r>
      <w:r>
        <w:rPr>
          <w:rFonts w:ascii="Times New Roman" w:eastAsia="Times New Roman" w:hAnsi="Times New Roman" w:cs="Times New Roman"/>
          <w:i/>
        </w:rPr>
        <w:t>r</w:t>
      </w:r>
      <w:r>
        <w:rPr>
          <w:rFonts w:ascii="Times New Roman" w:eastAsia="Times New Roman" w:hAnsi="Times New Roman" w:cs="Times New Roman"/>
        </w:rPr>
        <w:t>) between the different environmental variables at the selection locations.</w:t>
      </w:r>
    </w:p>
    <w:p w14:paraId="28303E95" w14:textId="77777777" w:rsidR="00D6768B" w:rsidRDefault="00D6768B">
      <w:pPr>
        <w:spacing w:line="480" w:lineRule="auto"/>
        <w:rPr>
          <w:rFonts w:ascii="Times New Roman" w:eastAsia="Times New Roman" w:hAnsi="Times New Roman" w:cs="Times New Roman"/>
        </w:rPr>
      </w:pPr>
    </w:p>
    <w:p w14:paraId="5DDD9446" w14:textId="77777777" w:rsidR="00D6768B" w:rsidRDefault="00D6768B">
      <w:pPr>
        <w:spacing w:line="480" w:lineRule="auto"/>
        <w:rPr>
          <w:rFonts w:ascii="Times New Roman" w:eastAsia="Times New Roman" w:hAnsi="Times New Roman" w:cs="Times New Roman"/>
        </w:rPr>
      </w:pPr>
    </w:p>
    <w:p w14:paraId="188E1979"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B38614A" wp14:editId="1CF949D3">
            <wp:extent cx="5943600" cy="3175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92" r="92"/>
                    <a:stretch>
                      <a:fillRect/>
                    </a:stretch>
                  </pic:blipFill>
                  <pic:spPr>
                    <a:xfrm>
                      <a:off x="0" y="0"/>
                      <a:ext cx="5943600" cy="3175000"/>
                    </a:xfrm>
                    <a:prstGeom prst="rect">
                      <a:avLst/>
                    </a:prstGeom>
                    <a:ln/>
                  </pic:spPr>
                </pic:pic>
              </a:graphicData>
            </a:graphic>
          </wp:inline>
        </w:drawing>
      </w:r>
    </w:p>
    <w:p w14:paraId="1E73FAD8"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Figure 3: (A-C) Manhattan plots of regression GWAS for (A) minimum daily temperature, (B) maximum daily temperature, and (C) precipitation at the trial locations. Dashed lines represent the 5% significance threshold adjusted for the number of effective markers. (D) shows Pearson's correlations (</w:t>
      </w:r>
      <w:r>
        <w:rPr>
          <w:rFonts w:ascii="Times New Roman" w:eastAsia="Times New Roman" w:hAnsi="Times New Roman" w:cs="Times New Roman"/>
          <w:i/>
        </w:rPr>
        <w:t>r</w:t>
      </w:r>
      <w:r>
        <w:rPr>
          <w:rFonts w:ascii="Times New Roman" w:eastAsia="Times New Roman" w:hAnsi="Times New Roman" w:cs="Times New Roman"/>
        </w:rPr>
        <w:t>) between the different environmental variables at the trial locations.</w:t>
      </w:r>
    </w:p>
    <w:p w14:paraId="626AF9AC" w14:textId="77777777" w:rsidR="00D6768B" w:rsidRDefault="00D6768B">
      <w:pPr>
        <w:spacing w:line="480" w:lineRule="auto"/>
        <w:rPr>
          <w:rFonts w:ascii="Times New Roman" w:eastAsia="Times New Roman" w:hAnsi="Times New Roman" w:cs="Times New Roman"/>
        </w:rPr>
      </w:pPr>
    </w:p>
    <w:p w14:paraId="3CF92715" w14:textId="77777777" w:rsidR="00D6768B" w:rsidRDefault="00D6768B">
      <w:pPr>
        <w:spacing w:line="480" w:lineRule="auto"/>
        <w:rPr>
          <w:rFonts w:ascii="Times New Roman" w:eastAsia="Times New Roman" w:hAnsi="Times New Roman" w:cs="Times New Roman"/>
        </w:rPr>
      </w:pPr>
    </w:p>
    <w:p w14:paraId="3D5D242D"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291D362" wp14:editId="4F672520">
            <wp:extent cx="3410541" cy="315828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59" r="159"/>
                    <a:stretch>
                      <a:fillRect/>
                    </a:stretch>
                  </pic:blipFill>
                  <pic:spPr>
                    <a:xfrm>
                      <a:off x="0" y="0"/>
                      <a:ext cx="3410541" cy="3158282"/>
                    </a:xfrm>
                    <a:prstGeom prst="rect">
                      <a:avLst/>
                    </a:prstGeom>
                    <a:ln/>
                  </pic:spPr>
                </pic:pic>
              </a:graphicData>
            </a:graphic>
          </wp:inline>
        </w:drawing>
      </w:r>
    </w:p>
    <w:p w14:paraId="39419A21"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Figure 4: Manhattan plot of Generation Proxy Selection Mapping (GPSM) model. We use the year a clone was first entered into the national trial as a proxy for its generation. The dashed line represents the 5% significance threshold adjusted for the number of effective markers. Points above the dashed line represent SNPs that changed in frequency throughout the years tested.</w:t>
      </w:r>
    </w:p>
    <w:p w14:paraId="24C2BE47" w14:textId="77777777" w:rsidR="00D6768B" w:rsidRDefault="00D6768B">
      <w:pPr>
        <w:rPr>
          <w:rFonts w:ascii="Times New Roman" w:eastAsia="Times New Roman" w:hAnsi="Times New Roman" w:cs="Times New Roman"/>
        </w:rPr>
      </w:pPr>
    </w:p>
    <w:p w14:paraId="5E0A7EE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Coordinates and nearest cities for trial locations in the National Chip Processing Trial as well as coordinates for nearest weather station reported by the National Weather Service. Fields were rotated annually, so coordinates for trial sites are approximate. </w:t>
      </w:r>
    </w:p>
    <w:p w14:paraId="53B397AC" w14:textId="77777777" w:rsidR="00D6768B" w:rsidRDefault="00D6768B">
      <w:pPr>
        <w:spacing w:line="360" w:lineRule="auto"/>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9"/>
        <w:gridCol w:w="1883"/>
        <w:gridCol w:w="1412"/>
        <w:gridCol w:w="1672"/>
        <w:gridCol w:w="1672"/>
        <w:gridCol w:w="1672"/>
      </w:tblGrid>
      <w:tr w:rsidR="00D6768B" w14:paraId="16DC396A" w14:textId="77777777">
        <w:trPr>
          <w:trHeight w:val="615"/>
        </w:trPr>
        <w:tc>
          <w:tcPr>
            <w:tcW w:w="1048"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BCE71F5" w14:textId="77777777" w:rsidR="00D6768B" w:rsidRDefault="00D6768B">
            <w:pPr>
              <w:spacing w:line="360" w:lineRule="auto"/>
              <w:jc w:val="center"/>
              <w:rPr>
                <w:rFonts w:ascii="Times New Roman" w:eastAsia="Times New Roman" w:hAnsi="Times New Roman" w:cs="Times New Roman"/>
                <w:sz w:val="24"/>
                <w:szCs w:val="24"/>
              </w:rPr>
            </w:pPr>
          </w:p>
        </w:tc>
        <w:tc>
          <w:tcPr>
            <w:tcW w:w="1882"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9F6A0FE" w14:textId="77777777" w:rsidR="00D6768B" w:rsidRDefault="00D6768B">
            <w:pPr>
              <w:spacing w:line="360" w:lineRule="auto"/>
              <w:jc w:val="center"/>
              <w:rPr>
                <w:rFonts w:ascii="Times New Roman" w:eastAsia="Times New Roman" w:hAnsi="Times New Roman" w:cs="Times New Roman"/>
                <w:sz w:val="24"/>
                <w:szCs w:val="24"/>
              </w:rPr>
            </w:pPr>
          </w:p>
        </w:tc>
        <w:tc>
          <w:tcPr>
            <w:tcW w:w="3084" w:type="dxa"/>
            <w:gridSpan w:val="2"/>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58AF3B5"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Trial Site Coordinates</w:t>
            </w:r>
          </w:p>
        </w:tc>
        <w:tc>
          <w:tcPr>
            <w:tcW w:w="3344" w:type="dxa"/>
            <w:gridSpan w:val="2"/>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6EB452DF"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Weather Station Coordinates</w:t>
            </w:r>
          </w:p>
        </w:tc>
      </w:tr>
      <w:tr w:rsidR="00D6768B" w14:paraId="7F6F17C3"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1993497D"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4276F9CE"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Nearest city</w:t>
            </w:r>
          </w:p>
        </w:tc>
        <w:tc>
          <w:tcPr>
            <w:tcW w:w="1412"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695A32EB"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Latitude</w:t>
            </w:r>
          </w:p>
        </w:tc>
        <w:tc>
          <w:tcPr>
            <w:tcW w:w="1672"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44604E77"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Longitude</w:t>
            </w:r>
          </w:p>
        </w:tc>
        <w:tc>
          <w:tcPr>
            <w:tcW w:w="1672"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3DAF170E"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Latitude</w:t>
            </w:r>
          </w:p>
        </w:tc>
        <w:tc>
          <w:tcPr>
            <w:tcW w:w="1672"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0114362D"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Longitude</w:t>
            </w:r>
          </w:p>
        </w:tc>
      </w:tr>
      <w:tr w:rsidR="00D6768B" w14:paraId="6A707027"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63EF959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794BA47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Bakersfield</w:t>
            </w:r>
          </w:p>
        </w:tc>
        <w:tc>
          <w:tcPr>
            <w:tcW w:w="1412" w:type="dxa"/>
            <w:tcBorders>
              <w:top w:val="nil"/>
              <w:left w:val="nil"/>
              <w:bottom w:val="nil"/>
              <w:right w:val="nil"/>
            </w:tcBorders>
            <w:shd w:val="clear" w:color="auto" w:fill="auto"/>
            <w:tcMar>
              <w:top w:w="0" w:type="dxa"/>
              <w:left w:w="100" w:type="dxa"/>
              <w:bottom w:w="0" w:type="dxa"/>
              <w:right w:w="100" w:type="dxa"/>
            </w:tcMar>
            <w:vAlign w:val="center"/>
          </w:tcPr>
          <w:p w14:paraId="65F2444C"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35.26</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1A32FF3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-118.88</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317682A8"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35.43</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2A7F230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-119.06</w:t>
            </w:r>
          </w:p>
        </w:tc>
      </w:tr>
      <w:tr w:rsidR="00D6768B" w14:paraId="422A23DF" w14:textId="77777777">
        <w:trPr>
          <w:trHeight w:val="540"/>
        </w:trPr>
        <w:tc>
          <w:tcPr>
            <w:tcW w:w="1048" w:type="dxa"/>
            <w:tcBorders>
              <w:top w:val="nil"/>
              <w:left w:val="nil"/>
              <w:bottom w:val="nil"/>
              <w:right w:val="nil"/>
            </w:tcBorders>
            <w:shd w:val="clear" w:color="auto" w:fill="D9D9D9"/>
            <w:tcMar>
              <w:top w:w="0" w:type="dxa"/>
              <w:left w:w="100" w:type="dxa"/>
              <w:bottom w:w="0" w:type="dxa"/>
              <w:right w:w="100" w:type="dxa"/>
            </w:tcMar>
            <w:vAlign w:val="center"/>
          </w:tcPr>
          <w:p w14:paraId="768B7E7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w:t>
            </w:r>
          </w:p>
        </w:tc>
        <w:tc>
          <w:tcPr>
            <w:tcW w:w="1882" w:type="dxa"/>
            <w:tcBorders>
              <w:top w:val="nil"/>
              <w:left w:val="nil"/>
              <w:bottom w:val="nil"/>
              <w:right w:val="nil"/>
            </w:tcBorders>
            <w:shd w:val="clear" w:color="auto" w:fill="D9D9D9"/>
            <w:tcMar>
              <w:top w:w="0" w:type="dxa"/>
              <w:left w:w="100" w:type="dxa"/>
              <w:bottom w:w="0" w:type="dxa"/>
              <w:right w:w="100" w:type="dxa"/>
            </w:tcMar>
            <w:vAlign w:val="center"/>
          </w:tcPr>
          <w:p w14:paraId="6080074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Hastings</w:t>
            </w:r>
          </w:p>
        </w:tc>
        <w:tc>
          <w:tcPr>
            <w:tcW w:w="1412" w:type="dxa"/>
            <w:tcBorders>
              <w:top w:val="nil"/>
              <w:left w:val="nil"/>
              <w:bottom w:val="nil"/>
              <w:right w:val="nil"/>
            </w:tcBorders>
            <w:shd w:val="clear" w:color="auto" w:fill="D9D9D9"/>
            <w:tcMar>
              <w:top w:w="0" w:type="dxa"/>
              <w:left w:w="100" w:type="dxa"/>
              <w:bottom w:w="0" w:type="dxa"/>
              <w:right w:w="100" w:type="dxa"/>
            </w:tcMar>
            <w:vAlign w:val="center"/>
          </w:tcPr>
          <w:p w14:paraId="2AA3290C"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29.68</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506A826E"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-81.43</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211AA455"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29.77</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161F19B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-81.47</w:t>
            </w:r>
          </w:p>
        </w:tc>
      </w:tr>
      <w:tr w:rsidR="00D6768B" w14:paraId="2B481E0A"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65AF0A2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0725B32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Lakeview</w:t>
            </w:r>
          </w:p>
        </w:tc>
        <w:tc>
          <w:tcPr>
            <w:tcW w:w="1412" w:type="dxa"/>
            <w:tcBorders>
              <w:top w:val="nil"/>
              <w:left w:val="nil"/>
              <w:bottom w:val="nil"/>
              <w:right w:val="nil"/>
            </w:tcBorders>
            <w:shd w:val="clear" w:color="auto" w:fill="auto"/>
            <w:tcMar>
              <w:top w:w="0" w:type="dxa"/>
              <w:left w:w="100" w:type="dxa"/>
              <w:bottom w:w="0" w:type="dxa"/>
              <w:right w:w="100" w:type="dxa"/>
            </w:tcMar>
            <w:vAlign w:val="center"/>
          </w:tcPr>
          <w:p w14:paraId="4C573E27"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43.35</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49F84D9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-85.17</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55C55127"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42.88</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0DC720F5"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-85.52</w:t>
            </w:r>
          </w:p>
        </w:tc>
      </w:tr>
      <w:tr w:rsidR="00D6768B" w14:paraId="19904B6E" w14:textId="77777777">
        <w:trPr>
          <w:trHeight w:val="540"/>
        </w:trPr>
        <w:tc>
          <w:tcPr>
            <w:tcW w:w="1048" w:type="dxa"/>
            <w:tcBorders>
              <w:top w:val="nil"/>
              <w:left w:val="nil"/>
              <w:bottom w:val="nil"/>
              <w:right w:val="nil"/>
            </w:tcBorders>
            <w:shd w:val="clear" w:color="auto" w:fill="D9D9D9"/>
            <w:tcMar>
              <w:top w:w="0" w:type="dxa"/>
              <w:left w:w="100" w:type="dxa"/>
              <w:bottom w:w="0" w:type="dxa"/>
              <w:right w:w="100" w:type="dxa"/>
            </w:tcMar>
            <w:vAlign w:val="center"/>
          </w:tcPr>
          <w:p w14:paraId="08B5209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w:t>
            </w:r>
          </w:p>
        </w:tc>
        <w:tc>
          <w:tcPr>
            <w:tcW w:w="1882" w:type="dxa"/>
            <w:tcBorders>
              <w:top w:val="nil"/>
              <w:left w:val="nil"/>
              <w:bottom w:val="nil"/>
              <w:right w:val="nil"/>
            </w:tcBorders>
            <w:shd w:val="clear" w:color="auto" w:fill="D9D9D9"/>
            <w:tcMar>
              <w:top w:w="0" w:type="dxa"/>
              <w:left w:w="100" w:type="dxa"/>
              <w:bottom w:w="0" w:type="dxa"/>
              <w:right w:w="100" w:type="dxa"/>
            </w:tcMar>
            <w:vAlign w:val="center"/>
          </w:tcPr>
          <w:p w14:paraId="27B08BE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Charleston</w:t>
            </w:r>
          </w:p>
        </w:tc>
        <w:tc>
          <w:tcPr>
            <w:tcW w:w="1412" w:type="dxa"/>
            <w:tcBorders>
              <w:top w:val="nil"/>
              <w:left w:val="nil"/>
              <w:bottom w:val="nil"/>
              <w:right w:val="nil"/>
            </w:tcBorders>
            <w:shd w:val="clear" w:color="auto" w:fill="D9D9D9"/>
            <w:tcMar>
              <w:top w:w="0" w:type="dxa"/>
              <w:left w:w="100" w:type="dxa"/>
              <w:bottom w:w="0" w:type="dxa"/>
              <w:right w:w="100" w:type="dxa"/>
            </w:tcMar>
            <w:vAlign w:val="center"/>
          </w:tcPr>
          <w:p w14:paraId="3AF44CE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36.93</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4937ED6C"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-89.38</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019C337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37.23</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606EE692"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-89.58</w:t>
            </w:r>
          </w:p>
        </w:tc>
      </w:tr>
      <w:tr w:rsidR="00D6768B" w14:paraId="7A3F65E1"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4FAA787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NC</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59DCBF0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Plymouth</w:t>
            </w:r>
          </w:p>
        </w:tc>
        <w:tc>
          <w:tcPr>
            <w:tcW w:w="1412" w:type="dxa"/>
            <w:tcBorders>
              <w:top w:val="nil"/>
              <w:left w:val="nil"/>
              <w:bottom w:val="nil"/>
              <w:right w:val="nil"/>
            </w:tcBorders>
            <w:shd w:val="clear" w:color="auto" w:fill="auto"/>
            <w:tcMar>
              <w:top w:w="0" w:type="dxa"/>
              <w:left w:w="100" w:type="dxa"/>
              <w:bottom w:w="0" w:type="dxa"/>
              <w:right w:w="100" w:type="dxa"/>
            </w:tcMar>
            <w:vAlign w:val="center"/>
          </w:tcPr>
          <w:p w14:paraId="0499602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35.87</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0B0ADEF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-76.65</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3B184395"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35.85</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2CE57828"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-77.03</w:t>
            </w:r>
          </w:p>
        </w:tc>
      </w:tr>
      <w:tr w:rsidR="00D6768B" w14:paraId="662C8225" w14:textId="77777777">
        <w:trPr>
          <w:trHeight w:val="540"/>
        </w:trPr>
        <w:tc>
          <w:tcPr>
            <w:tcW w:w="1048" w:type="dxa"/>
            <w:tcBorders>
              <w:top w:val="nil"/>
              <w:left w:val="nil"/>
              <w:bottom w:val="nil"/>
              <w:right w:val="nil"/>
            </w:tcBorders>
            <w:shd w:val="clear" w:color="auto" w:fill="D9D9D9"/>
            <w:tcMar>
              <w:top w:w="0" w:type="dxa"/>
              <w:left w:w="100" w:type="dxa"/>
              <w:bottom w:w="0" w:type="dxa"/>
              <w:right w:w="100" w:type="dxa"/>
            </w:tcMar>
            <w:vAlign w:val="center"/>
          </w:tcPr>
          <w:p w14:paraId="6D34504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ND</w:t>
            </w:r>
          </w:p>
        </w:tc>
        <w:tc>
          <w:tcPr>
            <w:tcW w:w="1882" w:type="dxa"/>
            <w:tcBorders>
              <w:top w:val="nil"/>
              <w:left w:val="nil"/>
              <w:bottom w:val="nil"/>
              <w:right w:val="nil"/>
            </w:tcBorders>
            <w:shd w:val="clear" w:color="auto" w:fill="D9D9D9"/>
            <w:tcMar>
              <w:top w:w="0" w:type="dxa"/>
              <w:left w:w="100" w:type="dxa"/>
              <w:bottom w:w="0" w:type="dxa"/>
              <w:right w:w="100" w:type="dxa"/>
            </w:tcMar>
            <w:vAlign w:val="center"/>
          </w:tcPr>
          <w:p w14:paraId="0AF901E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Hoople</w:t>
            </w:r>
          </w:p>
        </w:tc>
        <w:tc>
          <w:tcPr>
            <w:tcW w:w="1412" w:type="dxa"/>
            <w:tcBorders>
              <w:top w:val="nil"/>
              <w:left w:val="nil"/>
              <w:bottom w:val="nil"/>
              <w:right w:val="nil"/>
            </w:tcBorders>
            <w:shd w:val="clear" w:color="auto" w:fill="D9D9D9"/>
            <w:tcMar>
              <w:top w:w="0" w:type="dxa"/>
              <w:left w:w="100" w:type="dxa"/>
              <w:bottom w:w="0" w:type="dxa"/>
              <w:right w:w="100" w:type="dxa"/>
            </w:tcMar>
            <w:vAlign w:val="center"/>
          </w:tcPr>
          <w:p w14:paraId="0DCB88E3"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48.53</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544F3140"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-97.62</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7D213458"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47.95</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7DE21AD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-97.18</w:t>
            </w:r>
          </w:p>
        </w:tc>
      </w:tr>
      <w:tr w:rsidR="00D6768B" w14:paraId="24EE1822"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5489AFC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4128C26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Ithaca</w:t>
            </w:r>
          </w:p>
        </w:tc>
        <w:tc>
          <w:tcPr>
            <w:tcW w:w="1412" w:type="dxa"/>
            <w:tcBorders>
              <w:top w:val="nil"/>
              <w:left w:val="nil"/>
              <w:bottom w:val="nil"/>
              <w:right w:val="nil"/>
            </w:tcBorders>
            <w:shd w:val="clear" w:color="auto" w:fill="auto"/>
            <w:tcMar>
              <w:top w:w="0" w:type="dxa"/>
              <w:left w:w="100" w:type="dxa"/>
              <w:bottom w:w="0" w:type="dxa"/>
              <w:right w:w="100" w:type="dxa"/>
            </w:tcMar>
            <w:vAlign w:val="center"/>
          </w:tcPr>
          <w:p w14:paraId="53B5C45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42.43</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7F3A849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-76.39</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02FE65A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42.49</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748ECA2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-76.46</w:t>
            </w:r>
          </w:p>
        </w:tc>
      </w:tr>
      <w:tr w:rsidR="00D6768B" w14:paraId="61F9C5E9" w14:textId="77777777">
        <w:trPr>
          <w:trHeight w:val="540"/>
        </w:trPr>
        <w:tc>
          <w:tcPr>
            <w:tcW w:w="1048" w:type="dxa"/>
            <w:tcBorders>
              <w:top w:val="nil"/>
              <w:left w:val="nil"/>
              <w:bottom w:val="nil"/>
              <w:right w:val="nil"/>
            </w:tcBorders>
            <w:shd w:val="clear" w:color="auto" w:fill="D9D9D9"/>
            <w:tcMar>
              <w:top w:w="0" w:type="dxa"/>
              <w:left w:w="100" w:type="dxa"/>
              <w:bottom w:w="0" w:type="dxa"/>
              <w:right w:w="100" w:type="dxa"/>
            </w:tcMar>
            <w:vAlign w:val="center"/>
          </w:tcPr>
          <w:p w14:paraId="5D20925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tc>
        <w:tc>
          <w:tcPr>
            <w:tcW w:w="1882" w:type="dxa"/>
            <w:tcBorders>
              <w:top w:val="nil"/>
              <w:left w:val="nil"/>
              <w:bottom w:val="nil"/>
              <w:right w:val="nil"/>
            </w:tcBorders>
            <w:shd w:val="clear" w:color="auto" w:fill="D9D9D9"/>
            <w:tcMar>
              <w:top w:w="0" w:type="dxa"/>
              <w:left w:w="100" w:type="dxa"/>
              <w:bottom w:w="0" w:type="dxa"/>
              <w:right w:w="100" w:type="dxa"/>
            </w:tcMar>
            <w:vAlign w:val="center"/>
          </w:tcPr>
          <w:p w14:paraId="459BD49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Hermiston</w:t>
            </w:r>
          </w:p>
        </w:tc>
        <w:tc>
          <w:tcPr>
            <w:tcW w:w="1412" w:type="dxa"/>
            <w:tcBorders>
              <w:top w:val="nil"/>
              <w:left w:val="nil"/>
              <w:bottom w:val="nil"/>
              <w:right w:val="nil"/>
            </w:tcBorders>
            <w:shd w:val="clear" w:color="auto" w:fill="D9D9D9"/>
            <w:tcMar>
              <w:top w:w="0" w:type="dxa"/>
              <w:left w:w="100" w:type="dxa"/>
              <w:bottom w:w="0" w:type="dxa"/>
              <w:right w:w="100" w:type="dxa"/>
            </w:tcMar>
            <w:vAlign w:val="center"/>
          </w:tcPr>
          <w:p w14:paraId="0637D11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45.81</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265E3614"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-119.28</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074D705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45.83</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40DC641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-119.26</w:t>
            </w:r>
          </w:p>
        </w:tc>
      </w:tr>
      <w:tr w:rsidR="00D6768B" w14:paraId="17D261D1"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462A74E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65D2B18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Dalhart</w:t>
            </w:r>
          </w:p>
        </w:tc>
        <w:tc>
          <w:tcPr>
            <w:tcW w:w="1412" w:type="dxa"/>
            <w:tcBorders>
              <w:top w:val="nil"/>
              <w:left w:val="nil"/>
              <w:bottom w:val="nil"/>
              <w:right w:val="nil"/>
            </w:tcBorders>
            <w:shd w:val="clear" w:color="auto" w:fill="auto"/>
            <w:tcMar>
              <w:top w:w="0" w:type="dxa"/>
              <w:left w:w="100" w:type="dxa"/>
              <w:bottom w:w="0" w:type="dxa"/>
              <w:right w:w="100" w:type="dxa"/>
            </w:tcMar>
            <w:vAlign w:val="center"/>
          </w:tcPr>
          <w:p w14:paraId="5EF1876B"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35.97</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72E50BF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-102.73</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58097C8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36.02</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7EFBAAB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-102.55</w:t>
            </w:r>
          </w:p>
        </w:tc>
      </w:tr>
      <w:tr w:rsidR="00D6768B" w14:paraId="196CDD7B" w14:textId="77777777">
        <w:trPr>
          <w:trHeight w:val="540"/>
        </w:trPr>
        <w:tc>
          <w:tcPr>
            <w:tcW w:w="1048"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7CFF4F4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w:t>
            </w:r>
          </w:p>
        </w:tc>
        <w:tc>
          <w:tcPr>
            <w:tcW w:w="1882"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6991A4D8"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Hancock</w:t>
            </w:r>
          </w:p>
        </w:tc>
        <w:tc>
          <w:tcPr>
            <w:tcW w:w="1412"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36DE018"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44.12</w:t>
            </w:r>
          </w:p>
        </w:tc>
        <w:tc>
          <w:tcPr>
            <w:tcW w:w="1672"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793AA23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-89.54</w:t>
            </w:r>
          </w:p>
        </w:tc>
        <w:tc>
          <w:tcPr>
            <w:tcW w:w="1672"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596E7D09"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44.12</w:t>
            </w:r>
          </w:p>
        </w:tc>
        <w:tc>
          <w:tcPr>
            <w:tcW w:w="1672"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7EBFA6B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-89.54</w:t>
            </w:r>
          </w:p>
        </w:tc>
      </w:tr>
    </w:tbl>
    <w:p w14:paraId="00798756" w14:textId="77777777" w:rsidR="00D6768B" w:rsidRDefault="00D6768B">
      <w:pPr>
        <w:spacing w:line="360" w:lineRule="auto"/>
        <w:rPr>
          <w:rFonts w:ascii="Times New Roman" w:eastAsia="Times New Roman" w:hAnsi="Times New Roman" w:cs="Times New Roman"/>
          <w:sz w:val="24"/>
          <w:szCs w:val="24"/>
        </w:rPr>
      </w:pPr>
    </w:p>
    <w:p w14:paraId="5149A4F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 Coordinates and nearest cities for selection locations of material submitted to the National Chip Processing Trial as well as coordinates for nearest weather station reported by the National Weather Service. Fields were rotated annually, so coordinates for selection sites are approximate. </w:t>
      </w:r>
    </w:p>
    <w:p w14:paraId="11497BF5" w14:textId="77777777" w:rsidR="00D6768B" w:rsidRDefault="00D6768B">
      <w:pPr>
        <w:spacing w:line="360" w:lineRule="auto"/>
        <w:rPr>
          <w:rFonts w:ascii="Times New Roman" w:eastAsia="Times New Roman" w:hAnsi="Times New Roman" w:cs="Times New Roman"/>
          <w:sz w:val="24"/>
          <w:szCs w:val="24"/>
        </w:rPr>
      </w:pPr>
    </w:p>
    <w:tbl>
      <w:tblPr>
        <w:tblStyle w:val="a0"/>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2145"/>
        <w:gridCol w:w="1605"/>
        <w:gridCol w:w="1335"/>
        <w:gridCol w:w="1545"/>
        <w:gridCol w:w="1770"/>
      </w:tblGrid>
      <w:tr w:rsidR="00D6768B" w14:paraId="36A13142" w14:textId="77777777">
        <w:trPr>
          <w:trHeight w:val="465"/>
        </w:trPr>
        <w:tc>
          <w:tcPr>
            <w:tcW w:w="105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B25331B" w14:textId="77777777" w:rsidR="00D6768B" w:rsidRDefault="00D6768B">
            <w:pPr>
              <w:spacing w:line="360" w:lineRule="auto"/>
              <w:jc w:val="center"/>
              <w:rPr>
                <w:rFonts w:ascii="Times New Roman" w:eastAsia="Times New Roman" w:hAnsi="Times New Roman" w:cs="Times New Roman"/>
                <w:sz w:val="24"/>
                <w:szCs w:val="24"/>
              </w:rPr>
            </w:pPr>
          </w:p>
        </w:tc>
        <w:tc>
          <w:tcPr>
            <w:tcW w:w="214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6D266920" w14:textId="77777777" w:rsidR="00D6768B" w:rsidRDefault="00D6768B">
            <w:pPr>
              <w:spacing w:line="360" w:lineRule="auto"/>
              <w:jc w:val="center"/>
              <w:rPr>
                <w:rFonts w:ascii="Times New Roman" w:eastAsia="Times New Roman" w:hAnsi="Times New Roman" w:cs="Times New Roman"/>
                <w:sz w:val="24"/>
                <w:szCs w:val="24"/>
              </w:rPr>
            </w:pPr>
          </w:p>
        </w:tc>
        <w:tc>
          <w:tcPr>
            <w:tcW w:w="2940" w:type="dxa"/>
            <w:gridSpan w:val="2"/>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59BD40D"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Selection Site Coordinates</w:t>
            </w:r>
          </w:p>
        </w:tc>
        <w:tc>
          <w:tcPr>
            <w:tcW w:w="3315" w:type="dxa"/>
            <w:gridSpan w:val="2"/>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622F86C"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Weather Station Coordinates</w:t>
            </w:r>
          </w:p>
        </w:tc>
      </w:tr>
      <w:tr w:rsidR="00D6768B" w14:paraId="732B6882" w14:textId="77777777">
        <w:trPr>
          <w:trHeight w:val="42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60EB8BB7"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w:t>
            </w:r>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475BC40C"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Nearest city</w:t>
            </w:r>
          </w:p>
        </w:tc>
        <w:tc>
          <w:tcPr>
            <w:tcW w:w="1605"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267CCEA9"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Latitude</w:t>
            </w:r>
          </w:p>
        </w:tc>
        <w:tc>
          <w:tcPr>
            <w:tcW w:w="1335"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1D10FC1E"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Longitude</w:t>
            </w:r>
          </w:p>
        </w:tc>
        <w:tc>
          <w:tcPr>
            <w:tcW w:w="1545"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2FA4D2C2"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Latitude</w:t>
            </w:r>
          </w:p>
        </w:tc>
        <w:tc>
          <w:tcPr>
            <w:tcW w:w="1770"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6136175E"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Longitude</w:t>
            </w:r>
          </w:p>
        </w:tc>
      </w:tr>
      <w:tr w:rsidR="00D6768B" w14:paraId="32418ADD" w14:textId="77777777">
        <w:trPr>
          <w:trHeight w:val="54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63552AA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55512F7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 Luis Valley</w:t>
            </w:r>
          </w:p>
        </w:tc>
        <w:tc>
          <w:tcPr>
            <w:tcW w:w="1605" w:type="dxa"/>
            <w:tcBorders>
              <w:top w:val="nil"/>
              <w:left w:val="nil"/>
              <w:bottom w:val="nil"/>
              <w:right w:val="nil"/>
            </w:tcBorders>
            <w:shd w:val="clear" w:color="auto" w:fill="auto"/>
            <w:tcMar>
              <w:top w:w="0" w:type="dxa"/>
              <w:left w:w="100" w:type="dxa"/>
              <w:bottom w:w="0" w:type="dxa"/>
              <w:right w:w="100" w:type="dxa"/>
            </w:tcMar>
            <w:vAlign w:val="center"/>
          </w:tcPr>
          <w:p w14:paraId="2695CA6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37.71</w:t>
            </w:r>
          </w:p>
        </w:tc>
        <w:tc>
          <w:tcPr>
            <w:tcW w:w="1335" w:type="dxa"/>
            <w:tcBorders>
              <w:top w:val="nil"/>
              <w:left w:val="nil"/>
              <w:bottom w:val="nil"/>
              <w:right w:val="nil"/>
            </w:tcBorders>
            <w:shd w:val="clear" w:color="auto" w:fill="auto"/>
            <w:tcMar>
              <w:top w:w="0" w:type="dxa"/>
              <w:left w:w="100" w:type="dxa"/>
              <w:bottom w:w="0" w:type="dxa"/>
              <w:right w:w="100" w:type="dxa"/>
            </w:tcMar>
            <w:vAlign w:val="center"/>
          </w:tcPr>
          <w:p w14:paraId="5B83C9A2"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-106.14</w:t>
            </w:r>
          </w:p>
        </w:tc>
        <w:tc>
          <w:tcPr>
            <w:tcW w:w="1545" w:type="dxa"/>
            <w:tcBorders>
              <w:top w:val="nil"/>
              <w:left w:val="nil"/>
              <w:bottom w:val="nil"/>
              <w:right w:val="nil"/>
            </w:tcBorders>
            <w:shd w:val="clear" w:color="auto" w:fill="auto"/>
            <w:tcMar>
              <w:top w:w="0" w:type="dxa"/>
              <w:left w:w="100" w:type="dxa"/>
              <w:bottom w:w="0" w:type="dxa"/>
              <w:right w:w="100" w:type="dxa"/>
            </w:tcMar>
            <w:vAlign w:val="center"/>
          </w:tcPr>
          <w:p w14:paraId="69DB265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37.69</w:t>
            </w:r>
          </w:p>
        </w:tc>
        <w:tc>
          <w:tcPr>
            <w:tcW w:w="1770" w:type="dxa"/>
            <w:tcBorders>
              <w:top w:val="nil"/>
              <w:left w:val="nil"/>
              <w:bottom w:val="nil"/>
              <w:right w:val="nil"/>
            </w:tcBorders>
            <w:shd w:val="clear" w:color="auto" w:fill="auto"/>
            <w:tcMar>
              <w:top w:w="0" w:type="dxa"/>
              <w:left w:w="100" w:type="dxa"/>
              <w:bottom w:w="0" w:type="dxa"/>
              <w:right w:w="100" w:type="dxa"/>
            </w:tcMar>
            <w:vAlign w:val="center"/>
          </w:tcPr>
          <w:p w14:paraId="175BA7D0"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-106.31</w:t>
            </w:r>
          </w:p>
        </w:tc>
      </w:tr>
      <w:tr w:rsidR="00D6768B" w14:paraId="0B960462" w14:textId="77777777">
        <w:trPr>
          <w:trHeight w:val="540"/>
        </w:trPr>
        <w:tc>
          <w:tcPr>
            <w:tcW w:w="1050" w:type="dxa"/>
            <w:tcBorders>
              <w:top w:val="nil"/>
              <w:left w:val="nil"/>
              <w:bottom w:val="nil"/>
              <w:right w:val="nil"/>
            </w:tcBorders>
            <w:shd w:val="clear" w:color="auto" w:fill="D9D9D9"/>
            <w:tcMar>
              <w:top w:w="0" w:type="dxa"/>
              <w:left w:w="100" w:type="dxa"/>
              <w:bottom w:w="0" w:type="dxa"/>
              <w:right w:w="100" w:type="dxa"/>
            </w:tcMar>
            <w:vAlign w:val="center"/>
          </w:tcPr>
          <w:p w14:paraId="177911E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145" w:type="dxa"/>
            <w:tcBorders>
              <w:top w:val="nil"/>
              <w:left w:val="nil"/>
              <w:bottom w:val="nil"/>
              <w:right w:val="nil"/>
            </w:tcBorders>
            <w:shd w:val="clear" w:color="auto" w:fill="D9D9D9"/>
            <w:tcMar>
              <w:top w:w="0" w:type="dxa"/>
              <w:left w:w="100" w:type="dxa"/>
              <w:bottom w:w="0" w:type="dxa"/>
              <w:right w:w="100" w:type="dxa"/>
            </w:tcMar>
            <w:vAlign w:val="center"/>
          </w:tcPr>
          <w:p w14:paraId="1AAFDD8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Aberdeen</w:t>
            </w:r>
          </w:p>
        </w:tc>
        <w:tc>
          <w:tcPr>
            <w:tcW w:w="1605" w:type="dxa"/>
            <w:tcBorders>
              <w:top w:val="nil"/>
              <w:left w:val="nil"/>
              <w:bottom w:val="nil"/>
              <w:right w:val="nil"/>
            </w:tcBorders>
            <w:shd w:val="clear" w:color="auto" w:fill="D9D9D9"/>
            <w:tcMar>
              <w:top w:w="0" w:type="dxa"/>
              <w:left w:w="100" w:type="dxa"/>
              <w:bottom w:w="0" w:type="dxa"/>
              <w:right w:w="100" w:type="dxa"/>
            </w:tcMar>
            <w:vAlign w:val="center"/>
          </w:tcPr>
          <w:p w14:paraId="67D2300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42.95</w:t>
            </w:r>
          </w:p>
        </w:tc>
        <w:tc>
          <w:tcPr>
            <w:tcW w:w="1335" w:type="dxa"/>
            <w:tcBorders>
              <w:top w:val="nil"/>
              <w:left w:val="nil"/>
              <w:bottom w:val="nil"/>
              <w:right w:val="nil"/>
            </w:tcBorders>
            <w:shd w:val="clear" w:color="auto" w:fill="D9D9D9"/>
            <w:tcMar>
              <w:top w:w="0" w:type="dxa"/>
              <w:left w:w="100" w:type="dxa"/>
              <w:bottom w:w="0" w:type="dxa"/>
              <w:right w:w="100" w:type="dxa"/>
            </w:tcMar>
            <w:vAlign w:val="center"/>
          </w:tcPr>
          <w:p w14:paraId="058947E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-112.83</w:t>
            </w:r>
          </w:p>
        </w:tc>
        <w:tc>
          <w:tcPr>
            <w:tcW w:w="1545" w:type="dxa"/>
            <w:tcBorders>
              <w:top w:val="nil"/>
              <w:left w:val="nil"/>
              <w:bottom w:val="nil"/>
              <w:right w:val="nil"/>
            </w:tcBorders>
            <w:shd w:val="clear" w:color="auto" w:fill="D9D9D9"/>
            <w:tcMar>
              <w:top w:w="0" w:type="dxa"/>
              <w:left w:w="100" w:type="dxa"/>
              <w:bottom w:w="0" w:type="dxa"/>
              <w:right w:w="100" w:type="dxa"/>
            </w:tcMar>
            <w:vAlign w:val="center"/>
          </w:tcPr>
          <w:p w14:paraId="7E98F83B"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43.86</w:t>
            </w:r>
          </w:p>
        </w:tc>
        <w:tc>
          <w:tcPr>
            <w:tcW w:w="1770" w:type="dxa"/>
            <w:tcBorders>
              <w:top w:val="nil"/>
              <w:left w:val="nil"/>
              <w:bottom w:val="nil"/>
              <w:right w:val="nil"/>
            </w:tcBorders>
            <w:shd w:val="clear" w:color="auto" w:fill="D9D9D9"/>
            <w:tcMar>
              <w:top w:w="0" w:type="dxa"/>
              <w:left w:w="100" w:type="dxa"/>
              <w:bottom w:w="0" w:type="dxa"/>
              <w:right w:w="100" w:type="dxa"/>
            </w:tcMar>
            <w:vAlign w:val="center"/>
          </w:tcPr>
          <w:p w14:paraId="4D77E4EC"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-111.28</w:t>
            </w:r>
          </w:p>
        </w:tc>
      </w:tr>
      <w:tr w:rsidR="00D6768B" w14:paraId="37B9EE9C" w14:textId="77777777">
        <w:trPr>
          <w:trHeight w:val="54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1532E47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w:t>
            </w:r>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5C7474C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Douglass Township</w:t>
            </w:r>
          </w:p>
        </w:tc>
        <w:tc>
          <w:tcPr>
            <w:tcW w:w="1605" w:type="dxa"/>
            <w:tcBorders>
              <w:top w:val="nil"/>
              <w:left w:val="nil"/>
              <w:bottom w:val="nil"/>
              <w:right w:val="nil"/>
            </w:tcBorders>
            <w:shd w:val="clear" w:color="auto" w:fill="auto"/>
            <w:tcMar>
              <w:top w:w="0" w:type="dxa"/>
              <w:left w:w="100" w:type="dxa"/>
              <w:bottom w:w="0" w:type="dxa"/>
              <w:right w:w="100" w:type="dxa"/>
            </w:tcMar>
            <w:vAlign w:val="center"/>
          </w:tcPr>
          <w:p w14:paraId="7AB13A01"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43.35</w:t>
            </w:r>
          </w:p>
        </w:tc>
        <w:tc>
          <w:tcPr>
            <w:tcW w:w="1335" w:type="dxa"/>
            <w:tcBorders>
              <w:top w:val="nil"/>
              <w:left w:val="nil"/>
              <w:bottom w:val="nil"/>
              <w:right w:val="nil"/>
            </w:tcBorders>
            <w:shd w:val="clear" w:color="auto" w:fill="auto"/>
            <w:tcMar>
              <w:top w:w="0" w:type="dxa"/>
              <w:left w:w="100" w:type="dxa"/>
              <w:bottom w:w="0" w:type="dxa"/>
              <w:right w:w="100" w:type="dxa"/>
            </w:tcMar>
            <w:vAlign w:val="center"/>
          </w:tcPr>
          <w:p w14:paraId="7C0B2348"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-85.18</w:t>
            </w:r>
          </w:p>
        </w:tc>
        <w:tc>
          <w:tcPr>
            <w:tcW w:w="1545" w:type="dxa"/>
            <w:tcBorders>
              <w:top w:val="nil"/>
              <w:left w:val="nil"/>
              <w:bottom w:val="nil"/>
              <w:right w:val="nil"/>
            </w:tcBorders>
            <w:shd w:val="clear" w:color="auto" w:fill="auto"/>
            <w:tcMar>
              <w:top w:w="0" w:type="dxa"/>
              <w:left w:w="100" w:type="dxa"/>
              <w:bottom w:w="0" w:type="dxa"/>
              <w:right w:w="100" w:type="dxa"/>
            </w:tcMar>
            <w:vAlign w:val="center"/>
          </w:tcPr>
          <w:p w14:paraId="5255892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42.88</w:t>
            </w:r>
          </w:p>
        </w:tc>
        <w:tc>
          <w:tcPr>
            <w:tcW w:w="1770" w:type="dxa"/>
            <w:tcBorders>
              <w:top w:val="nil"/>
              <w:left w:val="nil"/>
              <w:bottom w:val="nil"/>
              <w:right w:val="nil"/>
            </w:tcBorders>
            <w:shd w:val="clear" w:color="auto" w:fill="auto"/>
            <w:tcMar>
              <w:top w:w="0" w:type="dxa"/>
              <w:left w:w="100" w:type="dxa"/>
              <w:bottom w:w="0" w:type="dxa"/>
              <w:right w:w="100" w:type="dxa"/>
            </w:tcMar>
            <w:vAlign w:val="center"/>
          </w:tcPr>
          <w:p w14:paraId="367B6AB8"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-85.52</w:t>
            </w:r>
          </w:p>
        </w:tc>
      </w:tr>
      <w:tr w:rsidR="00D6768B" w14:paraId="639B25C8" w14:textId="77777777">
        <w:trPr>
          <w:trHeight w:val="540"/>
        </w:trPr>
        <w:tc>
          <w:tcPr>
            <w:tcW w:w="1050" w:type="dxa"/>
            <w:tcBorders>
              <w:top w:val="nil"/>
              <w:left w:val="nil"/>
              <w:bottom w:val="nil"/>
              <w:right w:val="nil"/>
            </w:tcBorders>
            <w:shd w:val="clear" w:color="auto" w:fill="D9D9D9"/>
            <w:tcMar>
              <w:top w:w="0" w:type="dxa"/>
              <w:left w:w="100" w:type="dxa"/>
              <w:bottom w:w="0" w:type="dxa"/>
              <w:right w:w="100" w:type="dxa"/>
            </w:tcMar>
            <w:vAlign w:val="center"/>
          </w:tcPr>
          <w:p w14:paraId="7303A15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w:t>
            </w:r>
          </w:p>
        </w:tc>
        <w:tc>
          <w:tcPr>
            <w:tcW w:w="2145" w:type="dxa"/>
            <w:tcBorders>
              <w:top w:val="nil"/>
              <w:left w:val="nil"/>
              <w:bottom w:val="nil"/>
              <w:right w:val="nil"/>
            </w:tcBorders>
            <w:shd w:val="clear" w:color="auto" w:fill="D9D9D9"/>
            <w:tcMar>
              <w:top w:w="0" w:type="dxa"/>
              <w:left w:w="100" w:type="dxa"/>
              <w:bottom w:w="0" w:type="dxa"/>
              <w:right w:w="100" w:type="dxa"/>
            </w:tcMar>
            <w:vAlign w:val="center"/>
          </w:tcPr>
          <w:p w14:paraId="6D52BD62"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Presque Isle</w:t>
            </w:r>
          </w:p>
        </w:tc>
        <w:tc>
          <w:tcPr>
            <w:tcW w:w="1605" w:type="dxa"/>
            <w:tcBorders>
              <w:top w:val="nil"/>
              <w:left w:val="nil"/>
              <w:bottom w:val="nil"/>
              <w:right w:val="nil"/>
            </w:tcBorders>
            <w:shd w:val="clear" w:color="auto" w:fill="D9D9D9"/>
            <w:tcMar>
              <w:top w:w="0" w:type="dxa"/>
              <w:left w:w="100" w:type="dxa"/>
              <w:bottom w:w="0" w:type="dxa"/>
              <w:right w:w="100" w:type="dxa"/>
            </w:tcMar>
            <w:vAlign w:val="center"/>
          </w:tcPr>
          <w:p w14:paraId="1A384CD1"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46.65</w:t>
            </w:r>
          </w:p>
        </w:tc>
        <w:tc>
          <w:tcPr>
            <w:tcW w:w="1335" w:type="dxa"/>
            <w:tcBorders>
              <w:top w:val="nil"/>
              <w:left w:val="nil"/>
              <w:bottom w:val="nil"/>
              <w:right w:val="nil"/>
            </w:tcBorders>
            <w:shd w:val="clear" w:color="auto" w:fill="D9D9D9"/>
            <w:tcMar>
              <w:top w:w="0" w:type="dxa"/>
              <w:left w:w="100" w:type="dxa"/>
              <w:bottom w:w="0" w:type="dxa"/>
              <w:right w:w="100" w:type="dxa"/>
            </w:tcMar>
            <w:vAlign w:val="center"/>
          </w:tcPr>
          <w:p w14:paraId="7CE7BD45"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-68.01</w:t>
            </w:r>
          </w:p>
        </w:tc>
        <w:tc>
          <w:tcPr>
            <w:tcW w:w="1545" w:type="dxa"/>
            <w:tcBorders>
              <w:top w:val="nil"/>
              <w:left w:val="nil"/>
              <w:bottom w:val="nil"/>
              <w:right w:val="nil"/>
            </w:tcBorders>
            <w:shd w:val="clear" w:color="auto" w:fill="D9D9D9"/>
            <w:tcMar>
              <w:top w:w="0" w:type="dxa"/>
              <w:left w:w="100" w:type="dxa"/>
              <w:bottom w:w="0" w:type="dxa"/>
              <w:right w:w="100" w:type="dxa"/>
            </w:tcMar>
            <w:vAlign w:val="center"/>
          </w:tcPr>
          <w:p w14:paraId="61550DFB"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46.68</w:t>
            </w:r>
          </w:p>
        </w:tc>
        <w:tc>
          <w:tcPr>
            <w:tcW w:w="1770" w:type="dxa"/>
            <w:tcBorders>
              <w:top w:val="nil"/>
              <w:left w:val="nil"/>
              <w:bottom w:val="nil"/>
              <w:right w:val="nil"/>
            </w:tcBorders>
            <w:shd w:val="clear" w:color="auto" w:fill="D9D9D9"/>
            <w:tcMar>
              <w:top w:w="0" w:type="dxa"/>
              <w:left w:w="100" w:type="dxa"/>
              <w:bottom w:w="0" w:type="dxa"/>
              <w:right w:w="100" w:type="dxa"/>
            </w:tcMar>
            <w:vAlign w:val="center"/>
          </w:tcPr>
          <w:p w14:paraId="17063139"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-68.05</w:t>
            </w:r>
          </w:p>
        </w:tc>
      </w:tr>
      <w:tr w:rsidR="00D6768B" w14:paraId="135864F7" w14:textId="77777777">
        <w:trPr>
          <w:trHeight w:val="54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52054DD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NC</w:t>
            </w:r>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3087DEF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Plymouth</w:t>
            </w:r>
          </w:p>
        </w:tc>
        <w:tc>
          <w:tcPr>
            <w:tcW w:w="1605" w:type="dxa"/>
            <w:tcBorders>
              <w:top w:val="nil"/>
              <w:left w:val="nil"/>
              <w:bottom w:val="nil"/>
              <w:right w:val="nil"/>
            </w:tcBorders>
            <w:shd w:val="clear" w:color="auto" w:fill="auto"/>
            <w:tcMar>
              <w:top w:w="0" w:type="dxa"/>
              <w:left w:w="100" w:type="dxa"/>
              <w:bottom w:w="0" w:type="dxa"/>
              <w:right w:w="100" w:type="dxa"/>
            </w:tcMar>
            <w:vAlign w:val="center"/>
          </w:tcPr>
          <w:p w14:paraId="67816380"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35.87</w:t>
            </w:r>
          </w:p>
        </w:tc>
        <w:tc>
          <w:tcPr>
            <w:tcW w:w="1335" w:type="dxa"/>
            <w:tcBorders>
              <w:top w:val="nil"/>
              <w:left w:val="nil"/>
              <w:bottom w:val="nil"/>
              <w:right w:val="nil"/>
            </w:tcBorders>
            <w:shd w:val="clear" w:color="auto" w:fill="auto"/>
            <w:tcMar>
              <w:top w:w="0" w:type="dxa"/>
              <w:left w:w="100" w:type="dxa"/>
              <w:bottom w:w="0" w:type="dxa"/>
              <w:right w:w="100" w:type="dxa"/>
            </w:tcMar>
            <w:vAlign w:val="center"/>
          </w:tcPr>
          <w:p w14:paraId="69D3010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-76.65</w:t>
            </w:r>
          </w:p>
        </w:tc>
        <w:tc>
          <w:tcPr>
            <w:tcW w:w="1545" w:type="dxa"/>
            <w:tcBorders>
              <w:top w:val="nil"/>
              <w:left w:val="nil"/>
              <w:bottom w:val="nil"/>
              <w:right w:val="nil"/>
            </w:tcBorders>
            <w:shd w:val="clear" w:color="auto" w:fill="auto"/>
            <w:tcMar>
              <w:top w:w="0" w:type="dxa"/>
              <w:left w:w="100" w:type="dxa"/>
              <w:bottom w:w="0" w:type="dxa"/>
              <w:right w:w="100" w:type="dxa"/>
            </w:tcMar>
            <w:vAlign w:val="center"/>
          </w:tcPr>
          <w:p w14:paraId="5EDC9B4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35.85</w:t>
            </w:r>
          </w:p>
        </w:tc>
        <w:tc>
          <w:tcPr>
            <w:tcW w:w="1770" w:type="dxa"/>
            <w:tcBorders>
              <w:top w:val="nil"/>
              <w:left w:val="nil"/>
              <w:bottom w:val="nil"/>
              <w:right w:val="nil"/>
            </w:tcBorders>
            <w:shd w:val="clear" w:color="auto" w:fill="auto"/>
            <w:tcMar>
              <w:top w:w="0" w:type="dxa"/>
              <w:left w:w="100" w:type="dxa"/>
              <w:bottom w:w="0" w:type="dxa"/>
              <w:right w:w="100" w:type="dxa"/>
            </w:tcMar>
            <w:vAlign w:val="center"/>
          </w:tcPr>
          <w:p w14:paraId="503EC6AB"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-77.03</w:t>
            </w:r>
          </w:p>
        </w:tc>
      </w:tr>
      <w:tr w:rsidR="00D6768B" w14:paraId="4D1BE36D" w14:textId="77777777">
        <w:trPr>
          <w:trHeight w:val="540"/>
        </w:trPr>
        <w:tc>
          <w:tcPr>
            <w:tcW w:w="1050" w:type="dxa"/>
            <w:tcBorders>
              <w:top w:val="nil"/>
              <w:left w:val="nil"/>
              <w:bottom w:val="nil"/>
              <w:right w:val="nil"/>
            </w:tcBorders>
            <w:shd w:val="clear" w:color="auto" w:fill="D9D9D9"/>
            <w:tcMar>
              <w:top w:w="0" w:type="dxa"/>
              <w:left w:w="100" w:type="dxa"/>
              <w:bottom w:w="0" w:type="dxa"/>
              <w:right w:w="100" w:type="dxa"/>
            </w:tcMar>
            <w:vAlign w:val="center"/>
          </w:tcPr>
          <w:p w14:paraId="41261F3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ND</w:t>
            </w:r>
          </w:p>
        </w:tc>
        <w:tc>
          <w:tcPr>
            <w:tcW w:w="2145" w:type="dxa"/>
            <w:tcBorders>
              <w:top w:val="nil"/>
              <w:left w:val="nil"/>
              <w:bottom w:val="nil"/>
              <w:right w:val="nil"/>
            </w:tcBorders>
            <w:shd w:val="clear" w:color="auto" w:fill="D9D9D9"/>
            <w:tcMar>
              <w:top w:w="0" w:type="dxa"/>
              <w:left w:w="100" w:type="dxa"/>
              <w:bottom w:w="0" w:type="dxa"/>
              <w:right w:w="100" w:type="dxa"/>
            </w:tcMar>
            <w:vAlign w:val="center"/>
          </w:tcPr>
          <w:p w14:paraId="6E883F6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Hoople</w:t>
            </w:r>
          </w:p>
        </w:tc>
        <w:tc>
          <w:tcPr>
            <w:tcW w:w="1605" w:type="dxa"/>
            <w:tcBorders>
              <w:top w:val="nil"/>
              <w:left w:val="nil"/>
              <w:bottom w:val="nil"/>
              <w:right w:val="nil"/>
            </w:tcBorders>
            <w:shd w:val="clear" w:color="auto" w:fill="D9D9D9"/>
            <w:tcMar>
              <w:top w:w="0" w:type="dxa"/>
              <w:left w:w="100" w:type="dxa"/>
              <w:bottom w:w="0" w:type="dxa"/>
              <w:right w:w="100" w:type="dxa"/>
            </w:tcMar>
            <w:vAlign w:val="center"/>
          </w:tcPr>
          <w:p w14:paraId="7BF4EB4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48.53</w:t>
            </w:r>
          </w:p>
        </w:tc>
        <w:tc>
          <w:tcPr>
            <w:tcW w:w="1335" w:type="dxa"/>
            <w:tcBorders>
              <w:top w:val="nil"/>
              <w:left w:val="nil"/>
              <w:bottom w:val="nil"/>
              <w:right w:val="nil"/>
            </w:tcBorders>
            <w:shd w:val="clear" w:color="auto" w:fill="D9D9D9"/>
            <w:tcMar>
              <w:top w:w="0" w:type="dxa"/>
              <w:left w:w="100" w:type="dxa"/>
              <w:bottom w:w="0" w:type="dxa"/>
              <w:right w:w="100" w:type="dxa"/>
            </w:tcMar>
            <w:vAlign w:val="center"/>
          </w:tcPr>
          <w:p w14:paraId="7DF381C5"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-97.62</w:t>
            </w:r>
          </w:p>
        </w:tc>
        <w:tc>
          <w:tcPr>
            <w:tcW w:w="1545" w:type="dxa"/>
            <w:tcBorders>
              <w:top w:val="nil"/>
              <w:left w:val="nil"/>
              <w:bottom w:val="nil"/>
              <w:right w:val="nil"/>
            </w:tcBorders>
            <w:shd w:val="clear" w:color="auto" w:fill="D9D9D9"/>
            <w:tcMar>
              <w:top w:w="0" w:type="dxa"/>
              <w:left w:w="100" w:type="dxa"/>
              <w:bottom w:w="0" w:type="dxa"/>
              <w:right w:w="100" w:type="dxa"/>
            </w:tcMar>
            <w:vAlign w:val="center"/>
          </w:tcPr>
          <w:p w14:paraId="01C66791"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47.95</w:t>
            </w:r>
          </w:p>
        </w:tc>
        <w:tc>
          <w:tcPr>
            <w:tcW w:w="1770" w:type="dxa"/>
            <w:tcBorders>
              <w:top w:val="nil"/>
              <w:left w:val="nil"/>
              <w:bottom w:val="nil"/>
              <w:right w:val="nil"/>
            </w:tcBorders>
            <w:shd w:val="clear" w:color="auto" w:fill="D9D9D9"/>
            <w:tcMar>
              <w:top w:w="0" w:type="dxa"/>
              <w:left w:w="100" w:type="dxa"/>
              <w:bottom w:w="0" w:type="dxa"/>
              <w:right w:w="100" w:type="dxa"/>
            </w:tcMar>
            <w:vAlign w:val="center"/>
          </w:tcPr>
          <w:p w14:paraId="337FE90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-97.18</w:t>
            </w:r>
          </w:p>
        </w:tc>
      </w:tr>
      <w:tr w:rsidR="00D6768B" w14:paraId="2F0AFA83" w14:textId="77777777">
        <w:trPr>
          <w:trHeight w:val="54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41F09F52"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471CD4A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Ithaca</w:t>
            </w:r>
          </w:p>
        </w:tc>
        <w:tc>
          <w:tcPr>
            <w:tcW w:w="1605" w:type="dxa"/>
            <w:tcBorders>
              <w:top w:val="nil"/>
              <w:left w:val="nil"/>
              <w:bottom w:val="nil"/>
              <w:right w:val="nil"/>
            </w:tcBorders>
            <w:shd w:val="clear" w:color="auto" w:fill="auto"/>
            <w:tcMar>
              <w:top w:w="0" w:type="dxa"/>
              <w:left w:w="100" w:type="dxa"/>
              <w:bottom w:w="0" w:type="dxa"/>
              <w:right w:w="100" w:type="dxa"/>
            </w:tcMar>
            <w:vAlign w:val="center"/>
          </w:tcPr>
          <w:p w14:paraId="38169F33"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42.43</w:t>
            </w:r>
          </w:p>
        </w:tc>
        <w:tc>
          <w:tcPr>
            <w:tcW w:w="1335" w:type="dxa"/>
            <w:tcBorders>
              <w:top w:val="nil"/>
              <w:left w:val="nil"/>
              <w:bottom w:val="nil"/>
              <w:right w:val="nil"/>
            </w:tcBorders>
            <w:shd w:val="clear" w:color="auto" w:fill="auto"/>
            <w:tcMar>
              <w:top w:w="0" w:type="dxa"/>
              <w:left w:w="100" w:type="dxa"/>
              <w:bottom w:w="0" w:type="dxa"/>
              <w:right w:w="100" w:type="dxa"/>
            </w:tcMar>
            <w:vAlign w:val="center"/>
          </w:tcPr>
          <w:p w14:paraId="56E6388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-76.39</w:t>
            </w:r>
          </w:p>
        </w:tc>
        <w:tc>
          <w:tcPr>
            <w:tcW w:w="1545" w:type="dxa"/>
            <w:tcBorders>
              <w:top w:val="nil"/>
              <w:left w:val="nil"/>
              <w:bottom w:val="nil"/>
              <w:right w:val="nil"/>
            </w:tcBorders>
            <w:shd w:val="clear" w:color="auto" w:fill="auto"/>
            <w:tcMar>
              <w:top w:w="0" w:type="dxa"/>
              <w:left w:w="100" w:type="dxa"/>
              <w:bottom w:w="0" w:type="dxa"/>
              <w:right w:w="100" w:type="dxa"/>
            </w:tcMar>
            <w:vAlign w:val="center"/>
          </w:tcPr>
          <w:p w14:paraId="59135414"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42.49</w:t>
            </w:r>
          </w:p>
        </w:tc>
        <w:tc>
          <w:tcPr>
            <w:tcW w:w="1770" w:type="dxa"/>
            <w:tcBorders>
              <w:top w:val="nil"/>
              <w:left w:val="nil"/>
              <w:bottom w:val="nil"/>
              <w:right w:val="nil"/>
            </w:tcBorders>
            <w:shd w:val="clear" w:color="auto" w:fill="auto"/>
            <w:tcMar>
              <w:top w:w="0" w:type="dxa"/>
              <w:left w:w="100" w:type="dxa"/>
              <w:bottom w:w="0" w:type="dxa"/>
              <w:right w:w="100" w:type="dxa"/>
            </w:tcMar>
            <w:vAlign w:val="center"/>
          </w:tcPr>
          <w:p w14:paraId="558D7694"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-76.46</w:t>
            </w:r>
          </w:p>
        </w:tc>
      </w:tr>
      <w:tr w:rsidR="00D6768B" w14:paraId="01454DAC" w14:textId="77777777">
        <w:trPr>
          <w:trHeight w:val="540"/>
        </w:trPr>
        <w:tc>
          <w:tcPr>
            <w:tcW w:w="1050" w:type="dxa"/>
            <w:tcBorders>
              <w:top w:val="nil"/>
              <w:left w:val="nil"/>
              <w:bottom w:val="nil"/>
              <w:right w:val="nil"/>
            </w:tcBorders>
            <w:shd w:val="clear" w:color="auto" w:fill="D9D9D9"/>
            <w:tcMar>
              <w:top w:w="0" w:type="dxa"/>
              <w:left w:w="100" w:type="dxa"/>
              <w:bottom w:w="0" w:type="dxa"/>
              <w:right w:w="100" w:type="dxa"/>
            </w:tcMar>
            <w:vAlign w:val="center"/>
          </w:tcPr>
          <w:p w14:paraId="533938E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tc>
        <w:tc>
          <w:tcPr>
            <w:tcW w:w="2145" w:type="dxa"/>
            <w:tcBorders>
              <w:top w:val="nil"/>
              <w:left w:val="nil"/>
              <w:bottom w:val="nil"/>
              <w:right w:val="nil"/>
            </w:tcBorders>
            <w:shd w:val="clear" w:color="auto" w:fill="D9D9D9"/>
            <w:tcMar>
              <w:top w:w="0" w:type="dxa"/>
              <w:left w:w="100" w:type="dxa"/>
              <w:bottom w:w="0" w:type="dxa"/>
              <w:right w:w="100" w:type="dxa"/>
            </w:tcMar>
            <w:vAlign w:val="center"/>
          </w:tcPr>
          <w:p w14:paraId="5548AA1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Hermiston</w:t>
            </w:r>
          </w:p>
        </w:tc>
        <w:tc>
          <w:tcPr>
            <w:tcW w:w="1605" w:type="dxa"/>
            <w:tcBorders>
              <w:top w:val="nil"/>
              <w:left w:val="nil"/>
              <w:bottom w:val="nil"/>
              <w:right w:val="nil"/>
            </w:tcBorders>
            <w:shd w:val="clear" w:color="auto" w:fill="D9D9D9"/>
            <w:tcMar>
              <w:top w:w="0" w:type="dxa"/>
              <w:left w:w="100" w:type="dxa"/>
              <w:bottom w:w="0" w:type="dxa"/>
              <w:right w:w="100" w:type="dxa"/>
            </w:tcMar>
            <w:vAlign w:val="center"/>
          </w:tcPr>
          <w:p w14:paraId="5FB13833"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45.81</w:t>
            </w:r>
          </w:p>
        </w:tc>
        <w:tc>
          <w:tcPr>
            <w:tcW w:w="1335" w:type="dxa"/>
            <w:tcBorders>
              <w:top w:val="nil"/>
              <w:left w:val="nil"/>
              <w:bottom w:val="nil"/>
              <w:right w:val="nil"/>
            </w:tcBorders>
            <w:shd w:val="clear" w:color="auto" w:fill="D9D9D9"/>
            <w:tcMar>
              <w:top w:w="0" w:type="dxa"/>
              <w:left w:w="100" w:type="dxa"/>
              <w:bottom w:w="0" w:type="dxa"/>
              <w:right w:w="100" w:type="dxa"/>
            </w:tcMar>
            <w:vAlign w:val="center"/>
          </w:tcPr>
          <w:p w14:paraId="2CC5D731"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-119.28</w:t>
            </w:r>
          </w:p>
        </w:tc>
        <w:tc>
          <w:tcPr>
            <w:tcW w:w="1545" w:type="dxa"/>
            <w:tcBorders>
              <w:top w:val="nil"/>
              <w:left w:val="nil"/>
              <w:bottom w:val="nil"/>
              <w:right w:val="nil"/>
            </w:tcBorders>
            <w:shd w:val="clear" w:color="auto" w:fill="D9D9D9"/>
            <w:tcMar>
              <w:top w:w="0" w:type="dxa"/>
              <w:left w:w="100" w:type="dxa"/>
              <w:bottom w:w="0" w:type="dxa"/>
              <w:right w:w="100" w:type="dxa"/>
            </w:tcMar>
            <w:vAlign w:val="center"/>
          </w:tcPr>
          <w:p w14:paraId="3CDD446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45.83</w:t>
            </w:r>
          </w:p>
        </w:tc>
        <w:tc>
          <w:tcPr>
            <w:tcW w:w="1770" w:type="dxa"/>
            <w:tcBorders>
              <w:top w:val="nil"/>
              <w:left w:val="nil"/>
              <w:bottom w:val="nil"/>
              <w:right w:val="nil"/>
            </w:tcBorders>
            <w:shd w:val="clear" w:color="auto" w:fill="D9D9D9"/>
            <w:tcMar>
              <w:top w:w="0" w:type="dxa"/>
              <w:left w:w="100" w:type="dxa"/>
              <w:bottom w:w="0" w:type="dxa"/>
              <w:right w:w="100" w:type="dxa"/>
            </w:tcMar>
            <w:vAlign w:val="center"/>
          </w:tcPr>
          <w:p w14:paraId="0F95CF7B"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-119.26</w:t>
            </w:r>
          </w:p>
        </w:tc>
      </w:tr>
      <w:tr w:rsidR="00D6768B" w14:paraId="2368FBEB" w14:textId="77777777">
        <w:trPr>
          <w:trHeight w:val="54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5AC1647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w:t>
            </w:r>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4839520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Dalhart</w:t>
            </w:r>
          </w:p>
        </w:tc>
        <w:tc>
          <w:tcPr>
            <w:tcW w:w="1605" w:type="dxa"/>
            <w:tcBorders>
              <w:top w:val="nil"/>
              <w:left w:val="nil"/>
              <w:bottom w:val="nil"/>
              <w:right w:val="nil"/>
            </w:tcBorders>
            <w:shd w:val="clear" w:color="auto" w:fill="auto"/>
            <w:tcMar>
              <w:top w:w="0" w:type="dxa"/>
              <w:left w:w="100" w:type="dxa"/>
              <w:bottom w:w="0" w:type="dxa"/>
              <w:right w:w="100" w:type="dxa"/>
            </w:tcMar>
            <w:vAlign w:val="center"/>
          </w:tcPr>
          <w:p w14:paraId="5A0BA49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36.08</w:t>
            </w:r>
          </w:p>
        </w:tc>
        <w:tc>
          <w:tcPr>
            <w:tcW w:w="1335" w:type="dxa"/>
            <w:tcBorders>
              <w:top w:val="nil"/>
              <w:left w:val="nil"/>
              <w:bottom w:val="nil"/>
              <w:right w:val="nil"/>
            </w:tcBorders>
            <w:shd w:val="clear" w:color="auto" w:fill="auto"/>
            <w:tcMar>
              <w:top w:w="0" w:type="dxa"/>
              <w:left w:w="100" w:type="dxa"/>
              <w:bottom w:w="0" w:type="dxa"/>
              <w:right w:w="100" w:type="dxa"/>
            </w:tcMar>
            <w:vAlign w:val="center"/>
          </w:tcPr>
          <w:p w14:paraId="0BB5FF7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-102.60</w:t>
            </w:r>
          </w:p>
        </w:tc>
        <w:tc>
          <w:tcPr>
            <w:tcW w:w="1545" w:type="dxa"/>
            <w:tcBorders>
              <w:top w:val="nil"/>
              <w:left w:val="nil"/>
              <w:bottom w:val="nil"/>
              <w:right w:val="nil"/>
            </w:tcBorders>
            <w:shd w:val="clear" w:color="auto" w:fill="auto"/>
            <w:tcMar>
              <w:top w:w="0" w:type="dxa"/>
              <w:left w:w="100" w:type="dxa"/>
              <w:bottom w:w="0" w:type="dxa"/>
              <w:right w:w="100" w:type="dxa"/>
            </w:tcMar>
            <w:vAlign w:val="center"/>
          </w:tcPr>
          <w:p w14:paraId="60170E9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36.02</w:t>
            </w:r>
          </w:p>
        </w:tc>
        <w:tc>
          <w:tcPr>
            <w:tcW w:w="1770" w:type="dxa"/>
            <w:tcBorders>
              <w:top w:val="nil"/>
              <w:left w:val="nil"/>
              <w:bottom w:val="nil"/>
              <w:right w:val="nil"/>
            </w:tcBorders>
            <w:shd w:val="clear" w:color="auto" w:fill="auto"/>
            <w:tcMar>
              <w:top w:w="0" w:type="dxa"/>
              <w:left w:w="100" w:type="dxa"/>
              <w:bottom w:w="0" w:type="dxa"/>
              <w:right w:w="100" w:type="dxa"/>
            </w:tcMar>
            <w:vAlign w:val="center"/>
          </w:tcPr>
          <w:p w14:paraId="6F9788D3"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-102.55</w:t>
            </w:r>
          </w:p>
        </w:tc>
      </w:tr>
      <w:tr w:rsidR="00D6768B" w14:paraId="574F73C0" w14:textId="77777777">
        <w:trPr>
          <w:trHeight w:val="540"/>
        </w:trPr>
        <w:tc>
          <w:tcPr>
            <w:tcW w:w="105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0D95243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w:t>
            </w:r>
          </w:p>
        </w:tc>
        <w:tc>
          <w:tcPr>
            <w:tcW w:w="214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D9A19A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Hancock</w:t>
            </w:r>
          </w:p>
        </w:tc>
        <w:tc>
          <w:tcPr>
            <w:tcW w:w="160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0BD7222B"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44.12</w:t>
            </w:r>
          </w:p>
        </w:tc>
        <w:tc>
          <w:tcPr>
            <w:tcW w:w="133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574680D2"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-89.54</w:t>
            </w:r>
          </w:p>
        </w:tc>
        <w:tc>
          <w:tcPr>
            <w:tcW w:w="154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46C8D0C7"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44.12</w:t>
            </w:r>
          </w:p>
        </w:tc>
        <w:tc>
          <w:tcPr>
            <w:tcW w:w="177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0FE4FF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-89.54</w:t>
            </w:r>
          </w:p>
        </w:tc>
      </w:tr>
    </w:tbl>
    <w:p w14:paraId="1E187A99" w14:textId="77777777" w:rsidR="00D6768B" w:rsidRDefault="00D6768B">
      <w:pPr>
        <w:spacing w:line="360" w:lineRule="auto"/>
        <w:rPr>
          <w:rFonts w:ascii="Times New Roman" w:eastAsia="Times New Roman" w:hAnsi="Times New Roman" w:cs="Times New Roman"/>
          <w:sz w:val="24"/>
          <w:szCs w:val="24"/>
        </w:rPr>
      </w:pPr>
    </w:p>
    <w:p w14:paraId="2C23FE00" w14:textId="77777777" w:rsidR="00D6768B" w:rsidRDefault="00D00C8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Table 3: GWAS results from case-control phenotypes for selection sites. Chr: chromosome. PVE (%): percent variance explained. Effect: effect size estimate. Effect size refers to the change in the likelihood a variety came from the associated program relative to all other programs.</w:t>
      </w:r>
    </w:p>
    <w:p w14:paraId="7BD4053C"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1"/>
        <w:tblW w:w="8400" w:type="dxa"/>
        <w:tblBorders>
          <w:top w:val="nil"/>
          <w:left w:val="nil"/>
          <w:bottom w:val="nil"/>
          <w:right w:val="nil"/>
          <w:insideH w:val="nil"/>
          <w:insideV w:val="nil"/>
        </w:tblBorders>
        <w:tblLayout w:type="fixed"/>
        <w:tblLook w:val="0600" w:firstRow="0" w:lastRow="0" w:firstColumn="0" w:lastColumn="0" w:noHBand="1" w:noVBand="1"/>
      </w:tblPr>
      <w:tblGrid>
        <w:gridCol w:w="765"/>
        <w:gridCol w:w="2835"/>
        <w:gridCol w:w="990"/>
        <w:gridCol w:w="1485"/>
        <w:gridCol w:w="1470"/>
        <w:gridCol w:w="855"/>
      </w:tblGrid>
      <w:tr w:rsidR="00D6768B" w14:paraId="04539A40" w14:textId="77777777">
        <w:trPr>
          <w:trHeight w:val="420"/>
        </w:trPr>
        <w:tc>
          <w:tcPr>
            <w:tcW w:w="76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0FD9DAB1"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Trait</w:t>
            </w:r>
          </w:p>
        </w:tc>
        <w:tc>
          <w:tcPr>
            <w:tcW w:w="283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3A77093"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Marker</w:t>
            </w:r>
          </w:p>
        </w:tc>
        <w:tc>
          <w:tcPr>
            <w:tcW w:w="99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9967AB0"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Chr</w:t>
            </w:r>
          </w:p>
        </w:tc>
        <w:tc>
          <w:tcPr>
            <w:tcW w:w="148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5CED901F"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p>
        </w:tc>
        <w:tc>
          <w:tcPr>
            <w:tcW w:w="147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0BEDB77"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LOD Score</w:t>
            </w:r>
          </w:p>
        </w:tc>
        <w:tc>
          <w:tcPr>
            <w:tcW w:w="85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54F634C7"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D6768B" w14:paraId="1689AED1"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1651489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w:t>
            </w:r>
          </w:p>
        </w:tc>
        <w:tc>
          <w:tcPr>
            <w:tcW w:w="2835" w:type="dxa"/>
            <w:tcBorders>
              <w:top w:val="nil"/>
              <w:left w:val="nil"/>
              <w:bottom w:val="nil"/>
              <w:right w:val="nil"/>
            </w:tcBorders>
            <w:tcMar>
              <w:top w:w="0" w:type="dxa"/>
              <w:left w:w="100" w:type="dxa"/>
              <w:bottom w:w="0" w:type="dxa"/>
              <w:right w:w="100" w:type="dxa"/>
            </w:tcMar>
            <w:vAlign w:val="center"/>
          </w:tcPr>
          <w:p w14:paraId="4759A8C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PotVar0121031</w:t>
            </w:r>
          </w:p>
        </w:tc>
        <w:tc>
          <w:tcPr>
            <w:tcW w:w="990" w:type="dxa"/>
            <w:tcBorders>
              <w:top w:val="nil"/>
              <w:left w:val="nil"/>
              <w:bottom w:val="nil"/>
              <w:right w:val="nil"/>
            </w:tcBorders>
            <w:tcMar>
              <w:top w:w="0" w:type="dxa"/>
              <w:left w:w="100" w:type="dxa"/>
              <w:bottom w:w="0" w:type="dxa"/>
              <w:right w:w="100" w:type="dxa"/>
            </w:tcMar>
            <w:vAlign w:val="center"/>
          </w:tcPr>
          <w:p w14:paraId="55ADE7A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85" w:type="dxa"/>
            <w:tcBorders>
              <w:top w:val="nil"/>
              <w:left w:val="nil"/>
              <w:bottom w:val="nil"/>
              <w:right w:val="nil"/>
            </w:tcBorders>
            <w:tcMar>
              <w:top w:w="0" w:type="dxa"/>
              <w:left w:w="100" w:type="dxa"/>
              <w:bottom w:w="0" w:type="dxa"/>
              <w:right w:w="100" w:type="dxa"/>
            </w:tcMar>
            <w:vAlign w:val="center"/>
          </w:tcPr>
          <w:p w14:paraId="0B9C3B4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13501726</w:t>
            </w:r>
          </w:p>
        </w:tc>
        <w:tc>
          <w:tcPr>
            <w:tcW w:w="1470" w:type="dxa"/>
            <w:tcBorders>
              <w:top w:val="nil"/>
              <w:left w:val="nil"/>
              <w:bottom w:val="nil"/>
              <w:right w:val="nil"/>
            </w:tcBorders>
            <w:tcMar>
              <w:top w:w="0" w:type="dxa"/>
              <w:left w:w="100" w:type="dxa"/>
              <w:bottom w:w="0" w:type="dxa"/>
              <w:right w:w="100" w:type="dxa"/>
            </w:tcMar>
            <w:vAlign w:val="center"/>
          </w:tcPr>
          <w:p w14:paraId="039AA4D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6.56</w:t>
            </w:r>
          </w:p>
        </w:tc>
        <w:tc>
          <w:tcPr>
            <w:tcW w:w="855" w:type="dxa"/>
            <w:tcBorders>
              <w:top w:val="nil"/>
              <w:left w:val="nil"/>
              <w:bottom w:val="nil"/>
              <w:right w:val="nil"/>
            </w:tcBorders>
            <w:tcMar>
              <w:top w:w="0" w:type="dxa"/>
              <w:left w:w="100" w:type="dxa"/>
              <w:bottom w:w="0" w:type="dxa"/>
              <w:right w:w="100" w:type="dxa"/>
            </w:tcMar>
            <w:vAlign w:val="center"/>
          </w:tcPr>
          <w:p w14:paraId="5EB3106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3.12</w:t>
            </w:r>
          </w:p>
        </w:tc>
      </w:tr>
      <w:tr w:rsidR="00D6768B" w14:paraId="76A558A1" w14:textId="77777777">
        <w:trPr>
          <w:trHeight w:val="420"/>
        </w:trPr>
        <w:tc>
          <w:tcPr>
            <w:tcW w:w="765" w:type="dxa"/>
            <w:tcBorders>
              <w:top w:val="nil"/>
              <w:left w:val="nil"/>
              <w:bottom w:val="nil"/>
              <w:right w:val="nil"/>
            </w:tcBorders>
            <w:shd w:val="clear" w:color="auto" w:fill="D9D9D9"/>
            <w:tcMar>
              <w:top w:w="0" w:type="dxa"/>
              <w:left w:w="100" w:type="dxa"/>
              <w:bottom w:w="0" w:type="dxa"/>
              <w:right w:w="100" w:type="dxa"/>
            </w:tcMar>
            <w:vAlign w:val="center"/>
          </w:tcPr>
          <w:p w14:paraId="3B04488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w:t>
            </w:r>
          </w:p>
        </w:tc>
        <w:tc>
          <w:tcPr>
            <w:tcW w:w="2835" w:type="dxa"/>
            <w:tcBorders>
              <w:top w:val="nil"/>
              <w:left w:val="nil"/>
              <w:bottom w:val="nil"/>
              <w:right w:val="nil"/>
            </w:tcBorders>
            <w:shd w:val="clear" w:color="auto" w:fill="D9D9D9"/>
            <w:tcMar>
              <w:top w:w="0" w:type="dxa"/>
              <w:left w:w="100" w:type="dxa"/>
              <w:bottom w:w="0" w:type="dxa"/>
              <w:right w:w="100" w:type="dxa"/>
            </w:tcMar>
            <w:vAlign w:val="center"/>
          </w:tcPr>
          <w:p w14:paraId="2E5EB97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PotVar0099575</w:t>
            </w:r>
          </w:p>
        </w:tc>
        <w:tc>
          <w:tcPr>
            <w:tcW w:w="990" w:type="dxa"/>
            <w:tcBorders>
              <w:top w:val="nil"/>
              <w:left w:val="nil"/>
              <w:bottom w:val="nil"/>
              <w:right w:val="nil"/>
            </w:tcBorders>
            <w:shd w:val="clear" w:color="auto" w:fill="D9D9D9"/>
            <w:tcMar>
              <w:top w:w="0" w:type="dxa"/>
              <w:left w:w="100" w:type="dxa"/>
              <w:bottom w:w="0" w:type="dxa"/>
              <w:right w:w="100" w:type="dxa"/>
            </w:tcMar>
            <w:vAlign w:val="center"/>
          </w:tcPr>
          <w:p w14:paraId="02FD9E9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85" w:type="dxa"/>
            <w:tcBorders>
              <w:top w:val="nil"/>
              <w:left w:val="nil"/>
              <w:bottom w:val="nil"/>
              <w:right w:val="nil"/>
            </w:tcBorders>
            <w:shd w:val="clear" w:color="auto" w:fill="D9D9D9"/>
            <w:tcMar>
              <w:top w:w="0" w:type="dxa"/>
              <w:left w:w="100" w:type="dxa"/>
              <w:bottom w:w="0" w:type="dxa"/>
              <w:right w:w="100" w:type="dxa"/>
            </w:tcMar>
            <w:vAlign w:val="center"/>
          </w:tcPr>
          <w:p w14:paraId="56BAB018"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87260565</w:t>
            </w:r>
          </w:p>
        </w:tc>
        <w:tc>
          <w:tcPr>
            <w:tcW w:w="1470" w:type="dxa"/>
            <w:tcBorders>
              <w:top w:val="nil"/>
              <w:left w:val="nil"/>
              <w:bottom w:val="nil"/>
              <w:right w:val="nil"/>
            </w:tcBorders>
            <w:shd w:val="clear" w:color="auto" w:fill="D9D9D9"/>
            <w:tcMar>
              <w:top w:w="0" w:type="dxa"/>
              <w:left w:w="100" w:type="dxa"/>
              <w:bottom w:w="0" w:type="dxa"/>
              <w:right w:w="100" w:type="dxa"/>
            </w:tcMar>
            <w:vAlign w:val="center"/>
          </w:tcPr>
          <w:p w14:paraId="5302785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5.20</w:t>
            </w:r>
          </w:p>
        </w:tc>
        <w:tc>
          <w:tcPr>
            <w:tcW w:w="855" w:type="dxa"/>
            <w:tcBorders>
              <w:top w:val="nil"/>
              <w:left w:val="nil"/>
              <w:bottom w:val="nil"/>
              <w:right w:val="nil"/>
            </w:tcBorders>
            <w:shd w:val="clear" w:color="auto" w:fill="D9D9D9"/>
            <w:tcMar>
              <w:top w:w="0" w:type="dxa"/>
              <w:left w:w="100" w:type="dxa"/>
              <w:bottom w:w="0" w:type="dxa"/>
              <w:right w:w="100" w:type="dxa"/>
            </w:tcMar>
            <w:vAlign w:val="center"/>
          </w:tcPr>
          <w:p w14:paraId="20D06AF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3.01</w:t>
            </w:r>
          </w:p>
        </w:tc>
      </w:tr>
      <w:tr w:rsidR="00D6768B" w14:paraId="2DB53CC3"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404607D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w:t>
            </w:r>
          </w:p>
        </w:tc>
        <w:tc>
          <w:tcPr>
            <w:tcW w:w="2835" w:type="dxa"/>
            <w:tcBorders>
              <w:top w:val="nil"/>
              <w:left w:val="nil"/>
              <w:bottom w:val="nil"/>
              <w:right w:val="nil"/>
            </w:tcBorders>
            <w:tcMar>
              <w:top w:w="0" w:type="dxa"/>
              <w:left w:w="100" w:type="dxa"/>
              <w:bottom w:w="0" w:type="dxa"/>
              <w:right w:w="100" w:type="dxa"/>
            </w:tcMar>
            <w:vAlign w:val="center"/>
          </w:tcPr>
          <w:p w14:paraId="59A74D38"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solcap_snp_c1_14388</w:t>
            </w:r>
          </w:p>
        </w:tc>
        <w:tc>
          <w:tcPr>
            <w:tcW w:w="990" w:type="dxa"/>
            <w:tcBorders>
              <w:top w:val="nil"/>
              <w:left w:val="nil"/>
              <w:bottom w:val="nil"/>
              <w:right w:val="nil"/>
            </w:tcBorders>
            <w:tcMar>
              <w:top w:w="0" w:type="dxa"/>
              <w:left w:w="100" w:type="dxa"/>
              <w:bottom w:w="0" w:type="dxa"/>
              <w:right w:w="100" w:type="dxa"/>
            </w:tcMar>
            <w:vAlign w:val="center"/>
          </w:tcPr>
          <w:p w14:paraId="024A4B3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485" w:type="dxa"/>
            <w:tcBorders>
              <w:top w:val="nil"/>
              <w:left w:val="nil"/>
              <w:bottom w:val="nil"/>
              <w:right w:val="nil"/>
            </w:tcBorders>
            <w:tcMar>
              <w:top w:w="0" w:type="dxa"/>
              <w:left w:w="100" w:type="dxa"/>
              <w:bottom w:w="0" w:type="dxa"/>
              <w:right w:w="100" w:type="dxa"/>
            </w:tcMar>
            <w:vAlign w:val="center"/>
          </w:tcPr>
          <w:p w14:paraId="7733553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666830</w:t>
            </w:r>
          </w:p>
        </w:tc>
        <w:tc>
          <w:tcPr>
            <w:tcW w:w="1470" w:type="dxa"/>
            <w:tcBorders>
              <w:top w:val="nil"/>
              <w:left w:val="nil"/>
              <w:bottom w:val="nil"/>
              <w:right w:val="nil"/>
            </w:tcBorders>
            <w:tcMar>
              <w:top w:w="0" w:type="dxa"/>
              <w:left w:w="100" w:type="dxa"/>
              <w:bottom w:w="0" w:type="dxa"/>
              <w:right w:w="100" w:type="dxa"/>
            </w:tcMar>
            <w:vAlign w:val="center"/>
          </w:tcPr>
          <w:p w14:paraId="0759049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6.17</w:t>
            </w:r>
          </w:p>
        </w:tc>
        <w:tc>
          <w:tcPr>
            <w:tcW w:w="855" w:type="dxa"/>
            <w:tcBorders>
              <w:top w:val="nil"/>
              <w:left w:val="nil"/>
              <w:bottom w:val="nil"/>
              <w:right w:val="nil"/>
            </w:tcBorders>
            <w:tcMar>
              <w:top w:w="0" w:type="dxa"/>
              <w:left w:w="100" w:type="dxa"/>
              <w:bottom w:w="0" w:type="dxa"/>
              <w:right w:w="100" w:type="dxa"/>
            </w:tcMar>
            <w:vAlign w:val="center"/>
          </w:tcPr>
          <w:p w14:paraId="7D11C4B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2.90</w:t>
            </w:r>
          </w:p>
        </w:tc>
      </w:tr>
      <w:tr w:rsidR="00D6768B" w14:paraId="6C8CE3E4" w14:textId="77777777">
        <w:trPr>
          <w:trHeight w:val="420"/>
        </w:trPr>
        <w:tc>
          <w:tcPr>
            <w:tcW w:w="765" w:type="dxa"/>
            <w:tcBorders>
              <w:top w:val="nil"/>
              <w:left w:val="nil"/>
              <w:bottom w:val="nil"/>
              <w:right w:val="nil"/>
            </w:tcBorders>
            <w:shd w:val="clear" w:color="auto" w:fill="D9D9D9"/>
            <w:tcMar>
              <w:top w:w="0" w:type="dxa"/>
              <w:left w:w="100" w:type="dxa"/>
              <w:bottom w:w="0" w:type="dxa"/>
              <w:right w:w="100" w:type="dxa"/>
            </w:tcMar>
            <w:vAlign w:val="center"/>
          </w:tcPr>
          <w:p w14:paraId="1CE8BE0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w:t>
            </w:r>
          </w:p>
        </w:tc>
        <w:tc>
          <w:tcPr>
            <w:tcW w:w="2835" w:type="dxa"/>
            <w:tcBorders>
              <w:top w:val="nil"/>
              <w:left w:val="nil"/>
              <w:bottom w:val="nil"/>
              <w:right w:val="nil"/>
            </w:tcBorders>
            <w:shd w:val="clear" w:color="auto" w:fill="D9D9D9"/>
            <w:tcMar>
              <w:top w:w="0" w:type="dxa"/>
              <w:left w:w="100" w:type="dxa"/>
              <w:bottom w:w="0" w:type="dxa"/>
              <w:right w:w="100" w:type="dxa"/>
            </w:tcMar>
            <w:vAlign w:val="center"/>
          </w:tcPr>
          <w:p w14:paraId="27CE434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solcap_snp_c1_2187</w:t>
            </w:r>
          </w:p>
        </w:tc>
        <w:tc>
          <w:tcPr>
            <w:tcW w:w="990" w:type="dxa"/>
            <w:tcBorders>
              <w:top w:val="nil"/>
              <w:left w:val="nil"/>
              <w:bottom w:val="nil"/>
              <w:right w:val="nil"/>
            </w:tcBorders>
            <w:shd w:val="clear" w:color="auto" w:fill="D9D9D9"/>
            <w:tcMar>
              <w:top w:w="0" w:type="dxa"/>
              <w:left w:w="100" w:type="dxa"/>
              <w:bottom w:w="0" w:type="dxa"/>
              <w:right w:w="100" w:type="dxa"/>
            </w:tcMar>
            <w:vAlign w:val="center"/>
          </w:tcPr>
          <w:p w14:paraId="2EF7812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485" w:type="dxa"/>
            <w:tcBorders>
              <w:top w:val="nil"/>
              <w:left w:val="nil"/>
              <w:bottom w:val="nil"/>
              <w:right w:val="nil"/>
            </w:tcBorders>
            <w:shd w:val="clear" w:color="auto" w:fill="D9D9D9"/>
            <w:tcMar>
              <w:top w:w="0" w:type="dxa"/>
              <w:left w:w="100" w:type="dxa"/>
              <w:bottom w:w="0" w:type="dxa"/>
              <w:right w:w="100" w:type="dxa"/>
            </w:tcMar>
            <w:vAlign w:val="center"/>
          </w:tcPr>
          <w:p w14:paraId="6822EC9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3304705</w:t>
            </w:r>
          </w:p>
        </w:tc>
        <w:tc>
          <w:tcPr>
            <w:tcW w:w="1470" w:type="dxa"/>
            <w:tcBorders>
              <w:top w:val="nil"/>
              <w:left w:val="nil"/>
              <w:bottom w:val="nil"/>
              <w:right w:val="nil"/>
            </w:tcBorders>
            <w:shd w:val="clear" w:color="auto" w:fill="D9D9D9"/>
            <w:tcMar>
              <w:top w:w="0" w:type="dxa"/>
              <w:left w:w="100" w:type="dxa"/>
              <w:bottom w:w="0" w:type="dxa"/>
              <w:right w:w="100" w:type="dxa"/>
            </w:tcMar>
            <w:vAlign w:val="center"/>
          </w:tcPr>
          <w:p w14:paraId="1EDB4FD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6.77</w:t>
            </w:r>
          </w:p>
        </w:tc>
        <w:tc>
          <w:tcPr>
            <w:tcW w:w="855" w:type="dxa"/>
            <w:tcBorders>
              <w:top w:val="nil"/>
              <w:left w:val="nil"/>
              <w:bottom w:val="nil"/>
              <w:right w:val="nil"/>
            </w:tcBorders>
            <w:shd w:val="clear" w:color="auto" w:fill="D9D9D9"/>
            <w:tcMar>
              <w:top w:w="0" w:type="dxa"/>
              <w:left w:w="100" w:type="dxa"/>
              <w:bottom w:w="0" w:type="dxa"/>
              <w:right w:w="100" w:type="dxa"/>
            </w:tcMar>
            <w:vAlign w:val="center"/>
          </w:tcPr>
          <w:p w14:paraId="5E93F0E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3.68</w:t>
            </w:r>
          </w:p>
        </w:tc>
      </w:tr>
      <w:tr w:rsidR="00D6768B" w14:paraId="7FE4F0B1"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740FA13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tcMar>
              <w:top w:w="0" w:type="dxa"/>
              <w:left w:w="100" w:type="dxa"/>
              <w:bottom w:w="0" w:type="dxa"/>
              <w:right w:w="100" w:type="dxa"/>
            </w:tcMar>
            <w:vAlign w:val="center"/>
          </w:tcPr>
          <w:p w14:paraId="16A8400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ST4.03ch01_73188644</w:t>
            </w:r>
          </w:p>
        </w:tc>
        <w:tc>
          <w:tcPr>
            <w:tcW w:w="990" w:type="dxa"/>
            <w:tcBorders>
              <w:top w:val="nil"/>
              <w:left w:val="nil"/>
              <w:bottom w:val="nil"/>
              <w:right w:val="nil"/>
            </w:tcBorders>
            <w:tcMar>
              <w:top w:w="0" w:type="dxa"/>
              <w:left w:w="100" w:type="dxa"/>
              <w:bottom w:w="0" w:type="dxa"/>
              <w:right w:w="100" w:type="dxa"/>
            </w:tcMar>
            <w:vAlign w:val="center"/>
          </w:tcPr>
          <w:p w14:paraId="4FAC206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85" w:type="dxa"/>
            <w:tcBorders>
              <w:top w:val="nil"/>
              <w:left w:val="nil"/>
              <w:bottom w:val="nil"/>
              <w:right w:val="nil"/>
            </w:tcBorders>
            <w:tcMar>
              <w:top w:w="0" w:type="dxa"/>
              <w:left w:w="100" w:type="dxa"/>
              <w:bottom w:w="0" w:type="dxa"/>
              <w:right w:w="100" w:type="dxa"/>
            </w:tcMar>
            <w:vAlign w:val="center"/>
          </w:tcPr>
          <w:p w14:paraId="1965136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74255819</w:t>
            </w:r>
          </w:p>
        </w:tc>
        <w:tc>
          <w:tcPr>
            <w:tcW w:w="1470" w:type="dxa"/>
            <w:tcBorders>
              <w:top w:val="nil"/>
              <w:left w:val="nil"/>
              <w:bottom w:val="nil"/>
              <w:right w:val="nil"/>
            </w:tcBorders>
            <w:tcMar>
              <w:top w:w="0" w:type="dxa"/>
              <w:left w:w="100" w:type="dxa"/>
              <w:bottom w:w="0" w:type="dxa"/>
              <w:right w:w="100" w:type="dxa"/>
            </w:tcMar>
            <w:vAlign w:val="center"/>
          </w:tcPr>
          <w:p w14:paraId="55A5F80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6.69</w:t>
            </w:r>
          </w:p>
        </w:tc>
        <w:tc>
          <w:tcPr>
            <w:tcW w:w="855" w:type="dxa"/>
            <w:tcBorders>
              <w:top w:val="nil"/>
              <w:left w:val="nil"/>
              <w:bottom w:val="nil"/>
              <w:right w:val="nil"/>
            </w:tcBorders>
            <w:tcMar>
              <w:top w:w="0" w:type="dxa"/>
              <w:left w:w="100" w:type="dxa"/>
              <w:bottom w:w="0" w:type="dxa"/>
              <w:right w:w="100" w:type="dxa"/>
            </w:tcMar>
            <w:vAlign w:val="center"/>
          </w:tcPr>
          <w:p w14:paraId="5B2A46A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2.36</w:t>
            </w:r>
          </w:p>
        </w:tc>
      </w:tr>
      <w:tr w:rsidR="00D6768B" w14:paraId="261C9C9F" w14:textId="77777777">
        <w:trPr>
          <w:trHeight w:val="420"/>
        </w:trPr>
        <w:tc>
          <w:tcPr>
            <w:tcW w:w="765" w:type="dxa"/>
            <w:tcBorders>
              <w:top w:val="nil"/>
              <w:left w:val="nil"/>
              <w:bottom w:val="nil"/>
              <w:right w:val="nil"/>
            </w:tcBorders>
            <w:shd w:val="clear" w:color="auto" w:fill="D9D9D9"/>
            <w:tcMar>
              <w:top w:w="0" w:type="dxa"/>
              <w:left w:w="100" w:type="dxa"/>
              <w:bottom w:w="0" w:type="dxa"/>
              <w:right w:w="100" w:type="dxa"/>
            </w:tcMar>
            <w:vAlign w:val="center"/>
          </w:tcPr>
          <w:p w14:paraId="0CF2C4D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shd w:val="clear" w:color="auto" w:fill="D9D9D9"/>
            <w:tcMar>
              <w:top w:w="0" w:type="dxa"/>
              <w:left w:w="100" w:type="dxa"/>
              <w:bottom w:w="0" w:type="dxa"/>
              <w:right w:w="100" w:type="dxa"/>
            </w:tcMar>
            <w:vAlign w:val="center"/>
          </w:tcPr>
          <w:p w14:paraId="58754BF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ST4.03ch04_25067831</w:t>
            </w:r>
          </w:p>
        </w:tc>
        <w:tc>
          <w:tcPr>
            <w:tcW w:w="990" w:type="dxa"/>
            <w:tcBorders>
              <w:top w:val="nil"/>
              <w:left w:val="nil"/>
              <w:bottom w:val="nil"/>
              <w:right w:val="nil"/>
            </w:tcBorders>
            <w:shd w:val="clear" w:color="auto" w:fill="D9D9D9"/>
            <w:tcMar>
              <w:top w:w="0" w:type="dxa"/>
              <w:left w:w="100" w:type="dxa"/>
              <w:bottom w:w="0" w:type="dxa"/>
              <w:right w:w="100" w:type="dxa"/>
            </w:tcMar>
            <w:vAlign w:val="center"/>
          </w:tcPr>
          <w:p w14:paraId="26F0D60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85" w:type="dxa"/>
            <w:tcBorders>
              <w:top w:val="nil"/>
              <w:left w:val="nil"/>
              <w:bottom w:val="nil"/>
              <w:right w:val="nil"/>
            </w:tcBorders>
            <w:shd w:val="clear" w:color="auto" w:fill="D9D9D9"/>
            <w:tcMar>
              <w:top w:w="0" w:type="dxa"/>
              <w:left w:w="100" w:type="dxa"/>
              <w:bottom w:w="0" w:type="dxa"/>
              <w:right w:w="100" w:type="dxa"/>
            </w:tcMar>
            <w:vAlign w:val="center"/>
          </w:tcPr>
          <w:p w14:paraId="004F3EA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13780821</w:t>
            </w:r>
          </w:p>
        </w:tc>
        <w:tc>
          <w:tcPr>
            <w:tcW w:w="1470" w:type="dxa"/>
            <w:tcBorders>
              <w:top w:val="nil"/>
              <w:left w:val="nil"/>
              <w:bottom w:val="nil"/>
              <w:right w:val="nil"/>
            </w:tcBorders>
            <w:shd w:val="clear" w:color="auto" w:fill="D9D9D9"/>
            <w:tcMar>
              <w:top w:w="0" w:type="dxa"/>
              <w:left w:w="100" w:type="dxa"/>
              <w:bottom w:w="0" w:type="dxa"/>
              <w:right w:w="100" w:type="dxa"/>
            </w:tcMar>
            <w:vAlign w:val="center"/>
          </w:tcPr>
          <w:p w14:paraId="7B2284E5"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6.99</w:t>
            </w:r>
          </w:p>
        </w:tc>
        <w:tc>
          <w:tcPr>
            <w:tcW w:w="855" w:type="dxa"/>
            <w:tcBorders>
              <w:top w:val="nil"/>
              <w:left w:val="nil"/>
              <w:bottom w:val="nil"/>
              <w:right w:val="nil"/>
            </w:tcBorders>
            <w:shd w:val="clear" w:color="auto" w:fill="D9D9D9"/>
            <w:tcMar>
              <w:top w:w="0" w:type="dxa"/>
              <w:left w:w="100" w:type="dxa"/>
              <w:bottom w:w="0" w:type="dxa"/>
              <w:right w:w="100" w:type="dxa"/>
            </w:tcMar>
            <w:vAlign w:val="center"/>
          </w:tcPr>
          <w:p w14:paraId="7651404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0.19</w:t>
            </w:r>
          </w:p>
        </w:tc>
      </w:tr>
      <w:tr w:rsidR="00D6768B" w14:paraId="5E0AB501"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32B140B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tcMar>
              <w:top w:w="0" w:type="dxa"/>
              <w:left w:w="100" w:type="dxa"/>
              <w:bottom w:w="0" w:type="dxa"/>
              <w:right w:w="100" w:type="dxa"/>
            </w:tcMar>
            <w:vAlign w:val="center"/>
          </w:tcPr>
          <w:p w14:paraId="550CE58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PotVar0082693</w:t>
            </w:r>
          </w:p>
        </w:tc>
        <w:tc>
          <w:tcPr>
            <w:tcW w:w="990" w:type="dxa"/>
            <w:tcBorders>
              <w:top w:val="nil"/>
              <w:left w:val="nil"/>
              <w:bottom w:val="nil"/>
              <w:right w:val="nil"/>
            </w:tcBorders>
            <w:tcMar>
              <w:top w:w="0" w:type="dxa"/>
              <w:left w:w="100" w:type="dxa"/>
              <w:bottom w:w="0" w:type="dxa"/>
              <w:right w:w="100" w:type="dxa"/>
            </w:tcMar>
            <w:vAlign w:val="center"/>
          </w:tcPr>
          <w:p w14:paraId="6ACF451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85" w:type="dxa"/>
            <w:tcBorders>
              <w:top w:val="nil"/>
              <w:left w:val="nil"/>
              <w:bottom w:val="nil"/>
              <w:right w:val="nil"/>
            </w:tcBorders>
            <w:tcMar>
              <w:top w:w="0" w:type="dxa"/>
              <w:left w:w="100" w:type="dxa"/>
              <w:bottom w:w="0" w:type="dxa"/>
              <w:right w:w="100" w:type="dxa"/>
            </w:tcMar>
            <w:vAlign w:val="center"/>
          </w:tcPr>
          <w:p w14:paraId="2C9A484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20100066</w:t>
            </w:r>
          </w:p>
        </w:tc>
        <w:tc>
          <w:tcPr>
            <w:tcW w:w="1470" w:type="dxa"/>
            <w:tcBorders>
              <w:top w:val="nil"/>
              <w:left w:val="nil"/>
              <w:bottom w:val="nil"/>
              <w:right w:val="nil"/>
            </w:tcBorders>
            <w:tcMar>
              <w:top w:w="0" w:type="dxa"/>
              <w:left w:w="100" w:type="dxa"/>
              <w:bottom w:w="0" w:type="dxa"/>
              <w:right w:w="100" w:type="dxa"/>
            </w:tcMar>
            <w:vAlign w:val="center"/>
          </w:tcPr>
          <w:p w14:paraId="35D41CE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9.32</w:t>
            </w:r>
          </w:p>
        </w:tc>
        <w:tc>
          <w:tcPr>
            <w:tcW w:w="855" w:type="dxa"/>
            <w:tcBorders>
              <w:top w:val="nil"/>
              <w:left w:val="nil"/>
              <w:bottom w:val="nil"/>
              <w:right w:val="nil"/>
            </w:tcBorders>
            <w:tcMar>
              <w:top w:w="0" w:type="dxa"/>
              <w:left w:w="100" w:type="dxa"/>
              <w:bottom w:w="0" w:type="dxa"/>
              <w:right w:w="100" w:type="dxa"/>
            </w:tcMar>
            <w:vAlign w:val="center"/>
          </w:tcPr>
          <w:p w14:paraId="25663BA3"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1.96</w:t>
            </w:r>
          </w:p>
        </w:tc>
      </w:tr>
      <w:tr w:rsidR="00D6768B" w14:paraId="0923F9A2" w14:textId="77777777">
        <w:trPr>
          <w:trHeight w:val="420"/>
        </w:trPr>
        <w:tc>
          <w:tcPr>
            <w:tcW w:w="765" w:type="dxa"/>
            <w:tcBorders>
              <w:top w:val="nil"/>
              <w:left w:val="nil"/>
              <w:bottom w:val="nil"/>
              <w:right w:val="nil"/>
            </w:tcBorders>
            <w:shd w:val="clear" w:color="auto" w:fill="D9D9D9"/>
            <w:tcMar>
              <w:top w:w="0" w:type="dxa"/>
              <w:left w:w="100" w:type="dxa"/>
              <w:bottom w:w="0" w:type="dxa"/>
              <w:right w:w="100" w:type="dxa"/>
            </w:tcMar>
            <w:vAlign w:val="center"/>
          </w:tcPr>
          <w:p w14:paraId="5BCECA9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shd w:val="clear" w:color="auto" w:fill="D9D9D9"/>
            <w:tcMar>
              <w:top w:w="0" w:type="dxa"/>
              <w:left w:w="100" w:type="dxa"/>
              <w:bottom w:w="0" w:type="dxa"/>
              <w:right w:w="100" w:type="dxa"/>
            </w:tcMar>
            <w:vAlign w:val="center"/>
          </w:tcPr>
          <w:p w14:paraId="273E096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PotVar0119445</w:t>
            </w:r>
          </w:p>
        </w:tc>
        <w:tc>
          <w:tcPr>
            <w:tcW w:w="990" w:type="dxa"/>
            <w:tcBorders>
              <w:top w:val="nil"/>
              <w:left w:val="nil"/>
              <w:bottom w:val="nil"/>
              <w:right w:val="nil"/>
            </w:tcBorders>
            <w:shd w:val="clear" w:color="auto" w:fill="D9D9D9"/>
            <w:tcMar>
              <w:top w:w="0" w:type="dxa"/>
              <w:left w:w="100" w:type="dxa"/>
              <w:bottom w:w="0" w:type="dxa"/>
              <w:right w:w="100" w:type="dxa"/>
            </w:tcMar>
            <w:vAlign w:val="center"/>
          </w:tcPr>
          <w:p w14:paraId="11FB570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485" w:type="dxa"/>
            <w:tcBorders>
              <w:top w:val="nil"/>
              <w:left w:val="nil"/>
              <w:bottom w:val="nil"/>
              <w:right w:val="nil"/>
            </w:tcBorders>
            <w:shd w:val="clear" w:color="auto" w:fill="D9D9D9"/>
            <w:tcMar>
              <w:top w:w="0" w:type="dxa"/>
              <w:left w:w="100" w:type="dxa"/>
              <w:bottom w:w="0" w:type="dxa"/>
              <w:right w:w="100" w:type="dxa"/>
            </w:tcMar>
            <w:vAlign w:val="center"/>
          </w:tcPr>
          <w:p w14:paraId="7246CAF5"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43717362</w:t>
            </w:r>
          </w:p>
        </w:tc>
        <w:tc>
          <w:tcPr>
            <w:tcW w:w="1470" w:type="dxa"/>
            <w:tcBorders>
              <w:top w:val="nil"/>
              <w:left w:val="nil"/>
              <w:bottom w:val="nil"/>
              <w:right w:val="nil"/>
            </w:tcBorders>
            <w:shd w:val="clear" w:color="auto" w:fill="D9D9D9"/>
            <w:tcMar>
              <w:top w:w="0" w:type="dxa"/>
              <w:left w:w="100" w:type="dxa"/>
              <w:bottom w:w="0" w:type="dxa"/>
              <w:right w:w="100" w:type="dxa"/>
            </w:tcMar>
            <w:vAlign w:val="center"/>
          </w:tcPr>
          <w:p w14:paraId="20E51F4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8.74</w:t>
            </w:r>
          </w:p>
        </w:tc>
        <w:tc>
          <w:tcPr>
            <w:tcW w:w="855" w:type="dxa"/>
            <w:tcBorders>
              <w:top w:val="nil"/>
              <w:left w:val="nil"/>
              <w:bottom w:val="nil"/>
              <w:right w:val="nil"/>
            </w:tcBorders>
            <w:shd w:val="clear" w:color="auto" w:fill="D9D9D9"/>
            <w:tcMar>
              <w:top w:w="0" w:type="dxa"/>
              <w:left w:w="100" w:type="dxa"/>
              <w:bottom w:w="0" w:type="dxa"/>
              <w:right w:w="100" w:type="dxa"/>
            </w:tcMar>
            <w:vAlign w:val="center"/>
          </w:tcPr>
          <w:p w14:paraId="10EDAD7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w:t>
            </w:r>
          </w:p>
        </w:tc>
      </w:tr>
      <w:tr w:rsidR="00D6768B" w14:paraId="6AD21E43"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442C820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tcMar>
              <w:top w:w="0" w:type="dxa"/>
              <w:left w:w="100" w:type="dxa"/>
              <w:bottom w:w="0" w:type="dxa"/>
              <w:right w:w="100" w:type="dxa"/>
            </w:tcMar>
            <w:vAlign w:val="center"/>
          </w:tcPr>
          <w:p w14:paraId="7A865AD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ST4.03ch06_52872814</w:t>
            </w:r>
          </w:p>
        </w:tc>
        <w:tc>
          <w:tcPr>
            <w:tcW w:w="990" w:type="dxa"/>
            <w:tcBorders>
              <w:top w:val="nil"/>
              <w:left w:val="nil"/>
              <w:bottom w:val="nil"/>
              <w:right w:val="nil"/>
            </w:tcBorders>
            <w:tcMar>
              <w:top w:w="0" w:type="dxa"/>
              <w:left w:w="100" w:type="dxa"/>
              <w:bottom w:w="0" w:type="dxa"/>
              <w:right w:w="100" w:type="dxa"/>
            </w:tcMar>
            <w:vAlign w:val="center"/>
          </w:tcPr>
          <w:p w14:paraId="0F58627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485" w:type="dxa"/>
            <w:tcBorders>
              <w:top w:val="nil"/>
              <w:left w:val="nil"/>
              <w:bottom w:val="nil"/>
              <w:right w:val="nil"/>
            </w:tcBorders>
            <w:tcMar>
              <w:top w:w="0" w:type="dxa"/>
              <w:left w:w="100" w:type="dxa"/>
              <w:bottom w:w="0" w:type="dxa"/>
              <w:right w:w="100" w:type="dxa"/>
            </w:tcMar>
            <w:vAlign w:val="center"/>
          </w:tcPr>
          <w:p w14:paraId="4CC75B0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52955662</w:t>
            </w:r>
          </w:p>
        </w:tc>
        <w:tc>
          <w:tcPr>
            <w:tcW w:w="1470" w:type="dxa"/>
            <w:tcBorders>
              <w:top w:val="nil"/>
              <w:left w:val="nil"/>
              <w:bottom w:val="nil"/>
              <w:right w:val="nil"/>
            </w:tcBorders>
            <w:tcMar>
              <w:top w:w="0" w:type="dxa"/>
              <w:left w:w="100" w:type="dxa"/>
              <w:bottom w:w="0" w:type="dxa"/>
              <w:right w:w="100" w:type="dxa"/>
            </w:tcMar>
            <w:vAlign w:val="center"/>
          </w:tcPr>
          <w:p w14:paraId="16FB306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10.13</w:t>
            </w:r>
          </w:p>
        </w:tc>
        <w:tc>
          <w:tcPr>
            <w:tcW w:w="855" w:type="dxa"/>
            <w:tcBorders>
              <w:top w:val="nil"/>
              <w:left w:val="nil"/>
              <w:bottom w:val="nil"/>
              <w:right w:val="nil"/>
            </w:tcBorders>
            <w:tcMar>
              <w:top w:w="0" w:type="dxa"/>
              <w:left w:w="100" w:type="dxa"/>
              <w:bottom w:w="0" w:type="dxa"/>
              <w:right w:w="100" w:type="dxa"/>
            </w:tcMar>
            <w:vAlign w:val="center"/>
          </w:tcPr>
          <w:p w14:paraId="3D7C764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1.68</w:t>
            </w:r>
          </w:p>
        </w:tc>
      </w:tr>
      <w:tr w:rsidR="00D6768B" w14:paraId="6FB8BA94" w14:textId="77777777">
        <w:trPr>
          <w:trHeight w:val="420"/>
        </w:trPr>
        <w:tc>
          <w:tcPr>
            <w:tcW w:w="765" w:type="dxa"/>
            <w:tcBorders>
              <w:top w:val="nil"/>
              <w:left w:val="nil"/>
              <w:bottom w:val="nil"/>
              <w:right w:val="nil"/>
            </w:tcBorders>
            <w:shd w:val="clear" w:color="auto" w:fill="D9D9D9"/>
            <w:tcMar>
              <w:top w:w="0" w:type="dxa"/>
              <w:left w:w="100" w:type="dxa"/>
              <w:bottom w:w="0" w:type="dxa"/>
              <w:right w:w="100" w:type="dxa"/>
            </w:tcMar>
            <w:vAlign w:val="center"/>
          </w:tcPr>
          <w:p w14:paraId="19DFF172"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shd w:val="clear" w:color="auto" w:fill="D9D9D9"/>
            <w:tcMar>
              <w:top w:w="0" w:type="dxa"/>
              <w:left w:w="100" w:type="dxa"/>
              <w:bottom w:w="0" w:type="dxa"/>
              <w:right w:w="100" w:type="dxa"/>
            </w:tcMar>
            <w:vAlign w:val="center"/>
          </w:tcPr>
          <w:p w14:paraId="3F3E54B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solcap_snp_c2_4393</w:t>
            </w:r>
          </w:p>
        </w:tc>
        <w:tc>
          <w:tcPr>
            <w:tcW w:w="990" w:type="dxa"/>
            <w:tcBorders>
              <w:top w:val="nil"/>
              <w:left w:val="nil"/>
              <w:bottom w:val="nil"/>
              <w:right w:val="nil"/>
            </w:tcBorders>
            <w:shd w:val="clear" w:color="auto" w:fill="D9D9D9"/>
            <w:tcMar>
              <w:top w:w="0" w:type="dxa"/>
              <w:left w:w="100" w:type="dxa"/>
              <w:bottom w:w="0" w:type="dxa"/>
              <w:right w:w="100" w:type="dxa"/>
            </w:tcMar>
            <w:vAlign w:val="center"/>
          </w:tcPr>
          <w:p w14:paraId="5543DF9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485" w:type="dxa"/>
            <w:tcBorders>
              <w:top w:val="nil"/>
              <w:left w:val="nil"/>
              <w:bottom w:val="nil"/>
              <w:right w:val="nil"/>
            </w:tcBorders>
            <w:shd w:val="clear" w:color="auto" w:fill="D9D9D9"/>
            <w:tcMar>
              <w:top w:w="0" w:type="dxa"/>
              <w:left w:w="100" w:type="dxa"/>
              <w:bottom w:w="0" w:type="dxa"/>
              <w:right w:w="100" w:type="dxa"/>
            </w:tcMar>
            <w:vAlign w:val="center"/>
          </w:tcPr>
          <w:p w14:paraId="27E4B2A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13198011</w:t>
            </w:r>
          </w:p>
        </w:tc>
        <w:tc>
          <w:tcPr>
            <w:tcW w:w="1470" w:type="dxa"/>
            <w:tcBorders>
              <w:top w:val="nil"/>
              <w:left w:val="nil"/>
              <w:bottom w:val="nil"/>
              <w:right w:val="nil"/>
            </w:tcBorders>
            <w:shd w:val="clear" w:color="auto" w:fill="D9D9D9"/>
            <w:tcMar>
              <w:top w:w="0" w:type="dxa"/>
              <w:left w:w="100" w:type="dxa"/>
              <w:bottom w:w="0" w:type="dxa"/>
              <w:right w:w="100" w:type="dxa"/>
            </w:tcMar>
            <w:vAlign w:val="center"/>
          </w:tcPr>
          <w:p w14:paraId="0BA605D0"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p>
        </w:tc>
        <w:tc>
          <w:tcPr>
            <w:tcW w:w="855" w:type="dxa"/>
            <w:tcBorders>
              <w:top w:val="nil"/>
              <w:left w:val="nil"/>
              <w:bottom w:val="nil"/>
              <w:right w:val="nil"/>
            </w:tcBorders>
            <w:shd w:val="clear" w:color="auto" w:fill="D9D9D9"/>
            <w:tcMar>
              <w:top w:w="0" w:type="dxa"/>
              <w:left w:w="100" w:type="dxa"/>
              <w:bottom w:w="0" w:type="dxa"/>
              <w:right w:w="100" w:type="dxa"/>
            </w:tcMar>
            <w:vAlign w:val="center"/>
          </w:tcPr>
          <w:p w14:paraId="7B39B3E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1.62</w:t>
            </w:r>
          </w:p>
        </w:tc>
      </w:tr>
      <w:tr w:rsidR="00D6768B" w14:paraId="34C35B6B"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1CDAA93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tcMar>
              <w:top w:w="0" w:type="dxa"/>
              <w:left w:w="100" w:type="dxa"/>
              <w:bottom w:w="0" w:type="dxa"/>
              <w:right w:w="100" w:type="dxa"/>
            </w:tcMar>
            <w:vAlign w:val="center"/>
          </w:tcPr>
          <w:p w14:paraId="0B99862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ST4.03ch10_4547390</w:t>
            </w:r>
          </w:p>
        </w:tc>
        <w:tc>
          <w:tcPr>
            <w:tcW w:w="990" w:type="dxa"/>
            <w:tcBorders>
              <w:top w:val="nil"/>
              <w:left w:val="nil"/>
              <w:bottom w:val="nil"/>
              <w:right w:val="nil"/>
            </w:tcBorders>
            <w:tcMar>
              <w:top w:w="0" w:type="dxa"/>
              <w:left w:w="100" w:type="dxa"/>
              <w:bottom w:w="0" w:type="dxa"/>
              <w:right w:w="100" w:type="dxa"/>
            </w:tcMar>
            <w:vAlign w:val="center"/>
          </w:tcPr>
          <w:p w14:paraId="1BBC7FB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485" w:type="dxa"/>
            <w:tcBorders>
              <w:top w:val="nil"/>
              <w:left w:val="nil"/>
              <w:bottom w:val="nil"/>
              <w:right w:val="nil"/>
            </w:tcBorders>
            <w:tcMar>
              <w:top w:w="0" w:type="dxa"/>
              <w:left w:w="100" w:type="dxa"/>
              <w:bottom w:w="0" w:type="dxa"/>
              <w:right w:w="100" w:type="dxa"/>
            </w:tcMar>
            <w:vAlign w:val="center"/>
          </w:tcPr>
          <w:p w14:paraId="297BE7B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4204396</w:t>
            </w:r>
          </w:p>
        </w:tc>
        <w:tc>
          <w:tcPr>
            <w:tcW w:w="1470" w:type="dxa"/>
            <w:tcBorders>
              <w:top w:val="nil"/>
              <w:left w:val="nil"/>
              <w:bottom w:val="nil"/>
              <w:right w:val="nil"/>
            </w:tcBorders>
            <w:tcMar>
              <w:top w:w="0" w:type="dxa"/>
              <w:left w:w="100" w:type="dxa"/>
              <w:bottom w:w="0" w:type="dxa"/>
              <w:right w:w="100" w:type="dxa"/>
            </w:tcMar>
            <w:vAlign w:val="center"/>
          </w:tcPr>
          <w:p w14:paraId="11746033"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5.79</w:t>
            </w:r>
          </w:p>
        </w:tc>
        <w:tc>
          <w:tcPr>
            <w:tcW w:w="855" w:type="dxa"/>
            <w:tcBorders>
              <w:top w:val="nil"/>
              <w:left w:val="nil"/>
              <w:bottom w:val="nil"/>
              <w:right w:val="nil"/>
            </w:tcBorders>
            <w:tcMar>
              <w:top w:w="0" w:type="dxa"/>
              <w:left w:w="100" w:type="dxa"/>
              <w:bottom w:w="0" w:type="dxa"/>
              <w:right w:w="100" w:type="dxa"/>
            </w:tcMar>
            <w:vAlign w:val="center"/>
          </w:tcPr>
          <w:p w14:paraId="389B316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1.14</w:t>
            </w:r>
          </w:p>
        </w:tc>
      </w:tr>
      <w:tr w:rsidR="00D6768B" w14:paraId="3653D6D8" w14:textId="77777777">
        <w:trPr>
          <w:trHeight w:val="420"/>
        </w:trPr>
        <w:tc>
          <w:tcPr>
            <w:tcW w:w="76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4596DC48"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w:t>
            </w:r>
          </w:p>
        </w:tc>
        <w:tc>
          <w:tcPr>
            <w:tcW w:w="283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478D89C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ST4.03ch07_42076084</w:t>
            </w:r>
          </w:p>
        </w:tc>
        <w:tc>
          <w:tcPr>
            <w:tcW w:w="99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BEB660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48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30B68A2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43790278</w:t>
            </w:r>
          </w:p>
        </w:tc>
        <w:tc>
          <w:tcPr>
            <w:tcW w:w="147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65DF42C0"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5.44</w:t>
            </w:r>
          </w:p>
        </w:tc>
        <w:tc>
          <w:tcPr>
            <w:tcW w:w="85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4110A34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2.78</w:t>
            </w:r>
          </w:p>
        </w:tc>
      </w:tr>
    </w:tbl>
    <w:p w14:paraId="4965FB54" w14:textId="77777777" w:rsidR="00D6768B" w:rsidRDefault="00D6768B">
      <w:pPr>
        <w:spacing w:line="360" w:lineRule="auto"/>
        <w:rPr>
          <w:rFonts w:ascii="Times New Roman" w:eastAsia="Times New Roman" w:hAnsi="Times New Roman" w:cs="Times New Roman"/>
          <w:sz w:val="24"/>
          <w:szCs w:val="24"/>
        </w:rPr>
      </w:pPr>
    </w:p>
    <w:p w14:paraId="68679DB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4: GWAS results from latitude and longitude models. Chr: chromosome. Effect: effect size estimate. PVE: percent variance explained (%). Effect sizes are in degrees latitude/longitude. </w:t>
      </w:r>
    </w:p>
    <w:tbl>
      <w:tblPr>
        <w:tblStyle w:val="a2"/>
        <w:tblW w:w="8640" w:type="dxa"/>
        <w:tblBorders>
          <w:top w:val="nil"/>
          <w:left w:val="nil"/>
          <w:bottom w:val="nil"/>
          <w:right w:val="nil"/>
          <w:insideH w:val="nil"/>
          <w:insideV w:val="nil"/>
        </w:tblBorders>
        <w:tblLayout w:type="fixed"/>
        <w:tblLook w:val="0600" w:firstRow="0" w:lastRow="0" w:firstColumn="0" w:lastColumn="0" w:noHBand="1" w:noVBand="1"/>
      </w:tblPr>
      <w:tblGrid>
        <w:gridCol w:w="1230"/>
        <w:gridCol w:w="2370"/>
        <w:gridCol w:w="705"/>
        <w:gridCol w:w="1290"/>
        <w:gridCol w:w="1395"/>
        <w:gridCol w:w="915"/>
        <w:gridCol w:w="735"/>
      </w:tblGrid>
      <w:tr w:rsidR="00D6768B" w14:paraId="4DD6335A" w14:textId="77777777">
        <w:trPr>
          <w:trHeight w:val="420"/>
        </w:trPr>
        <w:tc>
          <w:tcPr>
            <w:tcW w:w="123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6A19FA93"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Trait</w:t>
            </w:r>
          </w:p>
        </w:tc>
        <w:tc>
          <w:tcPr>
            <w:tcW w:w="237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01AEC0BC"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Marker</w:t>
            </w:r>
          </w:p>
        </w:tc>
        <w:tc>
          <w:tcPr>
            <w:tcW w:w="70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8248BEB"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Chr</w:t>
            </w:r>
          </w:p>
        </w:tc>
        <w:tc>
          <w:tcPr>
            <w:tcW w:w="129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1D1882E1"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p>
        </w:tc>
        <w:tc>
          <w:tcPr>
            <w:tcW w:w="139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5061A750"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LOD Score</w:t>
            </w:r>
          </w:p>
        </w:tc>
        <w:tc>
          <w:tcPr>
            <w:tcW w:w="91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D5C7D08"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Effect</w:t>
            </w:r>
          </w:p>
        </w:tc>
        <w:tc>
          <w:tcPr>
            <w:tcW w:w="73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03574FE"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D6768B" w14:paraId="35013E2F" w14:textId="77777777">
        <w:trPr>
          <w:trHeight w:val="420"/>
        </w:trPr>
        <w:tc>
          <w:tcPr>
            <w:tcW w:w="1230" w:type="dxa"/>
            <w:tcBorders>
              <w:top w:val="nil"/>
              <w:left w:val="nil"/>
              <w:bottom w:val="nil"/>
              <w:right w:val="nil"/>
            </w:tcBorders>
            <w:tcMar>
              <w:top w:w="0" w:type="dxa"/>
              <w:left w:w="100" w:type="dxa"/>
              <w:bottom w:w="0" w:type="dxa"/>
              <w:right w:w="100" w:type="dxa"/>
            </w:tcMar>
            <w:vAlign w:val="center"/>
          </w:tcPr>
          <w:p w14:paraId="2D7CDFE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Latitude</w:t>
            </w:r>
          </w:p>
        </w:tc>
        <w:tc>
          <w:tcPr>
            <w:tcW w:w="2370" w:type="dxa"/>
            <w:tcBorders>
              <w:top w:val="nil"/>
              <w:left w:val="nil"/>
              <w:bottom w:val="nil"/>
              <w:right w:val="nil"/>
            </w:tcBorders>
            <w:tcMar>
              <w:top w:w="0" w:type="dxa"/>
              <w:left w:w="100" w:type="dxa"/>
              <w:bottom w:w="0" w:type="dxa"/>
              <w:right w:w="100" w:type="dxa"/>
            </w:tcMar>
            <w:vAlign w:val="center"/>
          </w:tcPr>
          <w:p w14:paraId="2AA79E4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PotVar0044336</w:t>
            </w:r>
          </w:p>
        </w:tc>
        <w:tc>
          <w:tcPr>
            <w:tcW w:w="705" w:type="dxa"/>
            <w:tcBorders>
              <w:top w:val="nil"/>
              <w:left w:val="nil"/>
              <w:bottom w:val="nil"/>
              <w:right w:val="nil"/>
            </w:tcBorders>
            <w:tcMar>
              <w:top w:w="0" w:type="dxa"/>
              <w:left w:w="100" w:type="dxa"/>
              <w:bottom w:w="0" w:type="dxa"/>
              <w:right w:w="100" w:type="dxa"/>
            </w:tcMar>
            <w:vAlign w:val="center"/>
          </w:tcPr>
          <w:p w14:paraId="7B70DEF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290" w:type="dxa"/>
            <w:tcBorders>
              <w:top w:val="nil"/>
              <w:left w:val="nil"/>
              <w:bottom w:val="nil"/>
              <w:right w:val="nil"/>
            </w:tcBorders>
            <w:tcMar>
              <w:top w:w="0" w:type="dxa"/>
              <w:left w:w="100" w:type="dxa"/>
              <w:bottom w:w="0" w:type="dxa"/>
              <w:right w:w="100" w:type="dxa"/>
            </w:tcMar>
            <w:vAlign w:val="center"/>
          </w:tcPr>
          <w:p w14:paraId="34259DC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53313090</w:t>
            </w:r>
          </w:p>
        </w:tc>
        <w:tc>
          <w:tcPr>
            <w:tcW w:w="1395" w:type="dxa"/>
            <w:tcBorders>
              <w:top w:val="nil"/>
              <w:left w:val="nil"/>
              <w:bottom w:val="nil"/>
              <w:right w:val="nil"/>
            </w:tcBorders>
            <w:tcMar>
              <w:top w:w="0" w:type="dxa"/>
              <w:left w:w="100" w:type="dxa"/>
              <w:bottom w:w="0" w:type="dxa"/>
              <w:right w:w="100" w:type="dxa"/>
            </w:tcMar>
            <w:vAlign w:val="center"/>
          </w:tcPr>
          <w:p w14:paraId="2222365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5.29</w:t>
            </w:r>
          </w:p>
        </w:tc>
        <w:tc>
          <w:tcPr>
            <w:tcW w:w="915" w:type="dxa"/>
            <w:tcBorders>
              <w:top w:val="nil"/>
              <w:left w:val="nil"/>
              <w:bottom w:val="nil"/>
              <w:right w:val="nil"/>
            </w:tcBorders>
            <w:tcMar>
              <w:top w:w="0" w:type="dxa"/>
              <w:left w:w="100" w:type="dxa"/>
              <w:bottom w:w="0" w:type="dxa"/>
              <w:right w:w="100" w:type="dxa"/>
            </w:tcMar>
            <w:vAlign w:val="center"/>
          </w:tcPr>
          <w:p w14:paraId="158C05D8"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1.87</w:t>
            </w:r>
          </w:p>
        </w:tc>
        <w:tc>
          <w:tcPr>
            <w:tcW w:w="735" w:type="dxa"/>
            <w:tcBorders>
              <w:top w:val="nil"/>
              <w:left w:val="nil"/>
              <w:bottom w:val="nil"/>
              <w:right w:val="nil"/>
            </w:tcBorders>
            <w:tcMar>
              <w:top w:w="0" w:type="dxa"/>
              <w:left w:w="100" w:type="dxa"/>
              <w:bottom w:w="0" w:type="dxa"/>
              <w:right w:w="100" w:type="dxa"/>
            </w:tcMar>
            <w:vAlign w:val="center"/>
          </w:tcPr>
          <w:p w14:paraId="37C8FF9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2.44</w:t>
            </w:r>
          </w:p>
        </w:tc>
      </w:tr>
      <w:tr w:rsidR="00D6768B" w14:paraId="0BD5F273" w14:textId="77777777">
        <w:trPr>
          <w:trHeight w:val="420"/>
        </w:trPr>
        <w:tc>
          <w:tcPr>
            <w:tcW w:w="1230" w:type="dxa"/>
            <w:tcBorders>
              <w:top w:val="nil"/>
              <w:left w:val="nil"/>
              <w:bottom w:val="nil"/>
              <w:right w:val="nil"/>
            </w:tcBorders>
            <w:shd w:val="clear" w:color="auto" w:fill="D9D9D9"/>
            <w:tcMar>
              <w:top w:w="0" w:type="dxa"/>
              <w:left w:w="100" w:type="dxa"/>
              <w:bottom w:w="0" w:type="dxa"/>
              <w:right w:w="100" w:type="dxa"/>
            </w:tcMar>
            <w:vAlign w:val="center"/>
          </w:tcPr>
          <w:p w14:paraId="0BBB691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Latitude</w:t>
            </w:r>
          </w:p>
        </w:tc>
        <w:tc>
          <w:tcPr>
            <w:tcW w:w="2370" w:type="dxa"/>
            <w:tcBorders>
              <w:top w:val="nil"/>
              <w:left w:val="nil"/>
              <w:bottom w:val="nil"/>
              <w:right w:val="nil"/>
            </w:tcBorders>
            <w:shd w:val="clear" w:color="auto" w:fill="D9D9D9"/>
            <w:tcMar>
              <w:top w:w="0" w:type="dxa"/>
              <w:left w:w="100" w:type="dxa"/>
              <w:bottom w:w="0" w:type="dxa"/>
              <w:right w:w="100" w:type="dxa"/>
            </w:tcMar>
            <w:vAlign w:val="center"/>
          </w:tcPr>
          <w:p w14:paraId="2FBC67C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solcap_snp_c1_8390</w:t>
            </w:r>
          </w:p>
        </w:tc>
        <w:tc>
          <w:tcPr>
            <w:tcW w:w="705" w:type="dxa"/>
            <w:tcBorders>
              <w:top w:val="nil"/>
              <w:left w:val="nil"/>
              <w:bottom w:val="nil"/>
              <w:right w:val="nil"/>
            </w:tcBorders>
            <w:shd w:val="clear" w:color="auto" w:fill="D9D9D9"/>
            <w:tcMar>
              <w:top w:w="0" w:type="dxa"/>
              <w:left w:w="100" w:type="dxa"/>
              <w:bottom w:w="0" w:type="dxa"/>
              <w:right w:w="100" w:type="dxa"/>
            </w:tcMar>
            <w:vAlign w:val="center"/>
          </w:tcPr>
          <w:p w14:paraId="69E6533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290" w:type="dxa"/>
            <w:tcBorders>
              <w:top w:val="nil"/>
              <w:left w:val="nil"/>
              <w:bottom w:val="nil"/>
              <w:right w:val="nil"/>
            </w:tcBorders>
            <w:shd w:val="clear" w:color="auto" w:fill="D9D9D9"/>
            <w:tcMar>
              <w:top w:w="0" w:type="dxa"/>
              <w:left w:w="100" w:type="dxa"/>
              <w:bottom w:w="0" w:type="dxa"/>
              <w:right w:w="100" w:type="dxa"/>
            </w:tcMar>
            <w:vAlign w:val="center"/>
          </w:tcPr>
          <w:p w14:paraId="44139D4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59763922</w:t>
            </w:r>
          </w:p>
        </w:tc>
        <w:tc>
          <w:tcPr>
            <w:tcW w:w="1395" w:type="dxa"/>
            <w:tcBorders>
              <w:top w:val="nil"/>
              <w:left w:val="nil"/>
              <w:bottom w:val="nil"/>
              <w:right w:val="nil"/>
            </w:tcBorders>
            <w:shd w:val="clear" w:color="auto" w:fill="D9D9D9"/>
            <w:tcMar>
              <w:top w:w="0" w:type="dxa"/>
              <w:left w:w="100" w:type="dxa"/>
              <w:bottom w:w="0" w:type="dxa"/>
              <w:right w:w="100" w:type="dxa"/>
            </w:tcMar>
            <w:vAlign w:val="center"/>
          </w:tcPr>
          <w:p w14:paraId="3F868CE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5.33</w:t>
            </w:r>
          </w:p>
        </w:tc>
        <w:tc>
          <w:tcPr>
            <w:tcW w:w="915" w:type="dxa"/>
            <w:tcBorders>
              <w:top w:val="nil"/>
              <w:left w:val="nil"/>
              <w:bottom w:val="nil"/>
              <w:right w:val="nil"/>
            </w:tcBorders>
            <w:shd w:val="clear" w:color="auto" w:fill="D9D9D9"/>
            <w:tcMar>
              <w:top w:w="0" w:type="dxa"/>
              <w:left w:w="100" w:type="dxa"/>
              <w:bottom w:w="0" w:type="dxa"/>
              <w:right w:w="100" w:type="dxa"/>
            </w:tcMar>
            <w:vAlign w:val="center"/>
          </w:tcPr>
          <w:p w14:paraId="27D781E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0.78</w:t>
            </w:r>
          </w:p>
        </w:tc>
        <w:tc>
          <w:tcPr>
            <w:tcW w:w="735" w:type="dxa"/>
            <w:tcBorders>
              <w:top w:val="nil"/>
              <w:left w:val="nil"/>
              <w:bottom w:val="nil"/>
              <w:right w:val="nil"/>
            </w:tcBorders>
            <w:shd w:val="clear" w:color="auto" w:fill="D9D9D9"/>
            <w:tcMar>
              <w:top w:w="0" w:type="dxa"/>
              <w:left w:w="100" w:type="dxa"/>
              <w:bottom w:w="0" w:type="dxa"/>
              <w:right w:w="100" w:type="dxa"/>
            </w:tcMar>
            <w:vAlign w:val="center"/>
          </w:tcPr>
          <w:p w14:paraId="119E9565"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D6768B" w14:paraId="0C3DF135" w14:textId="77777777">
        <w:trPr>
          <w:trHeight w:val="420"/>
        </w:trPr>
        <w:tc>
          <w:tcPr>
            <w:tcW w:w="1230" w:type="dxa"/>
            <w:tcBorders>
              <w:top w:val="nil"/>
              <w:left w:val="nil"/>
              <w:bottom w:val="single" w:sz="12" w:space="0" w:color="0D0D0D"/>
              <w:right w:val="nil"/>
            </w:tcBorders>
            <w:tcMar>
              <w:top w:w="0" w:type="dxa"/>
              <w:left w:w="100" w:type="dxa"/>
              <w:bottom w:w="0" w:type="dxa"/>
              <w:right w:w="100" w:type="dxa"/>
            </w:tcMar>
            <w:vAlign w:val="center"/>
          </w:tcPr>
          <w:p w14:paraId="29C2E67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Longitude</w:t>
            </w:r>
          </w:p>
        </w:tc>
        <w:tc>
          <w:tcPr>
            <w:tcW w:w="2370" w:type="dxa"/>
            <w:tcBorders>
              <w:top w:val="nil"/>
              <w:left w:val="nil"/>
              <w:bottom w:val="single" w:sz="12" w:space="0" w:color="0D0D0D"/>
              <w:right w:val="nil"/>
            </w:tcBorders>
            <w:tcMar>
              <w:top w:w="0" w:type="dxa"/>
              <w:left w:w="100" w:type="dxa"/>
              <w:bottom w:w="0" w:type="dxa"/>
              <w:right w:w="100" w:type="dxa"/>
            </w:tcMar>
            <w:vAlign w:val="center"/>
          </w:tcPr>
          <w:p w14:paraId="350F4D8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ST4.03ch08_1934839</w:t>
            </w:r>
          </w:p>
        </w:tc>
        <w:tc>
          <w:tcPr>
            <w:tcW w:w="705" w:type="dxa"/>
            <w:tcBorders>
              <w:top w:val="nil"/>
              <w:left w:val="nil"/>
              <w:bottom w:val="single" w:sz="12" w:space="0" w:color="0D0D0D"/>
              <w:right w:val="nil"/>
            </w:tcBorders>
            <w:tcMar>
              <w:top w:w="0" w:type="dxa"/>
              <w:left w:w="100" w:type="dxa"/>
              <w:bottom w:w="0" w:type="dxa"/>
              <w:right w:w="100" w:type="dxa"/>
            </w:tcMar>
            <w:vAlign w:val="center"/>
          </w:tcPr>
          <w:p w14:paraId="271DEAA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290" w:type="dxa"/>
            <w:tcBorders>
              <w:top w:val="nil"/>
              <w:left w:val="nil"/>
              <w:bottom w:val="single" w:sz="12" w:space="0" w:color="0D0D0D"/>
              <w:right w:val="nil"/>
            </w:tcBorders>
            <w:tcMar>
              <w:top w:w="0" w:type="dxa"/>
              <w:left w:w="100" w:type="dxa"/>
              <w:bottom w:w="0" w:type="dxa"/>
              <w:right w:w="100" w:type="dxa"/>
            </w:tcMar>
            <w:vAlign w:val="center"/>
          </w:tcPr>
          <w:p w14:paraId="41C0658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2563277</w:t>
            </w:r>
          </w:p>
        </w:tc>
        <w:tc>
          <w:tcPr>
            <w:tcW w:w="1395" w:type="dxa"/>
            <w:tcBorders>
              <w:top w:val="nil"/>
              <w:left w:val="nil"/>
              <w:bottom w:val="single" w:sz="12" w:space="0" w:color="0D0D0D"/>
              <w:right w:val="nil"/>
            </w:tcBorders>
            <w:tcMar>
              <w:top w:w="0" w:type="dxa"/>
              <w:left w:w="100" w:type="dxa"/>
              <w:bottom w:w="0" w:type="dxa"/>
              <w:right w:w="100" w:type="dxa"/>
            </w:tcMar>
            <w:vAlign w:val="center"/>
          </w:tcPr>
          <w:p w14:paraId="0D04E4B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5.40</w:t>
            </w:r>
          </w:p>
        </w:tc>
        <w:tc>
          <w:tcPr>
            <w:tcW w:w="915" w:type="dxa"/>
            <w:tcBorders>
              <w:top w:val="nil"/>
              <w:left w:val="nil"/>
              <w:bottom w:val="single" w:sz="12" w:space="0" w:color="0D0D0D"/>
              <w:right w:val="nil"/>
            </w:tcBorders>
            <w:tcMar>
              <w:top w:w="0" w:type="dxa"/>
              <w:left w:w="100" w:type="dxa"/>
              <w:bottom w:w="0" w:type="dxa"/>
              <w:right w:w="100" w:type="dxa"/>
            </w:tcMar>
            <w:vAlign w:val="center"/>
          </w:tcPr>
          <w:p w14:paraId="0FC6D1B8"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-2.41</w:t>
            </w:r>
          </w:p>
        </w:tc>
        <w:tc>
          <w:tcPr>
            <w:tcW w:w="735" w:type="dxa"/>
            <w:tcBorders>
              <w:top w:val="nil"/>
              <w:left w:val="nil"/>
              <w:bottom w:val="single" w:sz="12" w:space="0" w:color="0D0D0D"/>
              <w:right w:val="nil"/>
            </w:tcBorders>
            <w:tcMar>
              <w:top w:w="0" w:type="dxa"/>
              <w:left w:w="100" w:type="dxa"/>
              <w:bottom w:w="0" w:type="dxa"/>
              <w:right w:w="100" w:type="dxa"/>
            </w:tcMar>
            <w:vAlign w:val="center"/>
          </w:tcPr>
          <w:p w14:paraId="59682AC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2.57</w:t>
            </w:r>
          </w:p>
        </w:tc>
      </w:tr>
    </w:tbl>
    <w:p w14:paraId="3F5B3AB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E89517" w14:textId="77777777" w:rsidR="00D6768B" w:rsidRDefault="00D6768B">
      <w:pPr>
        <w:spacing w:line="360" w:lineRule="auto"/>
        <w:jc w:val="center"/>
        <w:rPr>
          <w:rFonts w:ascii="Times New Roman" w:eastAsia="Times New Roman" w:hAnsi="Times New Roman" w:cs="Times New Roman"/>
          <w:sz w:val="24"/>
          <w:szCs w:val="24"/>
        </w:rPr>
      </w:pPr>
    </w:p>
    <w:p w14:paraId="5AAC4A9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5: GWAS results from selection environment (continuous environmental variable) models. Chr: chromosome. Effect: effect size estimate. PVE (%): percent variance explained. Effect sizes are degrees Celsius (maxTemp, minTemp) and cm (precipitation). </w:t>
      </w:r>
    </w:p>
    <w:tbl>
      <w:tblPr>
        <w:tblStyle w:val="a3"/>
        <w:tblW w:w="8925" w:type="dxa"/>
        <w:tblBorders>
          <w:top w:val="nil"/>
          <w:left w:val="nil"/>
          <w:bottom w:val="nil"/>
          <w:right w:val="nil"/>
          <w:insideH w:val="nil"/>
          <w:insideV w:val="nil"/>
        </w:tblBorders>
        <w:tblLayout w:type="fixed"/>
        <w:tblLook w:val="0600" w:firstRow="0" w:lastRow="0" w:firstColumn="0" w:lastColumn="0" w:noHBand="1" w:noVBand="1"/>
      </w:tblPr>
      <w:tblGrid>
        <w:gridCol w:w="1440"/>
        <w:gridCol w:w="2460"/>
        <w:gridCol w:w="660"/>
        <w:gridCol w:w="1305"/>
        <w:gridCol w:w="1410"/>
        <w:gridCol w:w="915"/>
        <w:gridCol w:w="735"/>
      </w:tblGrid>
      <w:tr w:rsidR="00D6768B" w14:paraId="7F6B4269" w14:textId="77777777">
        <w:trPr>
          <w:trHeight w:val="420"/>
        </w:trPr>
        <w:tc>
          <w:tcPr>
            <w:tcW w:w="144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1EB5E496"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Trait</w:t>
            </w:r>
          </w:p>
        </w:tc>
        <w:tc>
          <w:tcPr>
            <w:tcW w:w="246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30F19A5"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Marker</w:t>
            </w:r>
          </w:p>
        </w:tc>
        <w:tc>
          <w:tcPr>
            <w:tcW w:w="66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557AFE6"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Chr</w:t>
            </w:r>
          </w:p>
        </w:tc>
        <w:tc>
          <w:tcPr>
            <w:tcW w:w="130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0003E60C"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p>
        </w:tc>
        <w:tc>
          <w:tcPr>
            <w:tcW w:w="141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09D0585"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LOD Score</w:t>
            </w:r>
          </w:p>
        </w:tc>
        <w:tc>
          <w:tcPr>
            <w:tcW w:w="91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12E98AC6"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Effect</w:t>
            </w:r>
          </w:p>
        </w:tc>
        <w:tc>
          <w:tcPr>
            <w:tcW w:w="73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47D8BDC"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D6768B" w14:paraId="4C995102" w14:textId="77777777">
        <w:trPr>
          <w:trHeight w:val="420"/>
        </w:trPr>
        <w:tc>
          <w:tcPr>
            <w:tcW w:w="1440" w:type="dxa"/>
            <w:tcBorders>
              <w:top w:val="nil"/>
              <w:left w:val="nil"/>
              <w:bottom w:val="nil"/>
              <w:right w:val="nil"/>
            </w:tcBorders>
            <w:tcMar>
              <w:top w:w="0" w:type="dxa"/>
              <w:left w:w="100" w:type="dxa"/>
              <w:bottom w:w="0" w:type="dxa"/>
              <w:right w:w="100" w:type="dxa"/>
            </w:tcMar>
            <w:vAlign w:val="center"/>
          </w:tcPr>
          <w:p w14:paraId="50DFA34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minTemp</w:t>
            </w:r>
          </w:p>
        </w:tc>
        <w:tc>
          <w:tcPr>
            <w:tcW w:w="2460" w:type="dxa"/>
            <w:tcBorders>
              <w:top w:val="nil"/>
              <w:left w:val="nil"/>
              <w:bottom w:val="nil"/>
              <w:right w:val="nil"/>
            </w:tcBorders>
            <w:tcMar>
              <w:top w:w="0" w:type="dxa"/>
              <w:left w:w="100" w:type="dxa"/>
              <w:bottom w:w="0" w:type="dxa"/>
              <w:right w:w="100" w:type="dxa"/>
            </w:tcMar>
            <w:vAlign w:val="center"/>
          </w:tcPr>
          <w:p w14:paraId="2E87B708"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ST4.03ch06_57692614</w:t>
            </w:r>
          </w:p>
        </w:tc>
        <w:tc>
          <w:tcPr>
            <w:tcW w:w="660" w:type="dxa"/>
            <w:tcBorders>
              <w:top w:val="nil"/>
              <w:left w:val="nil"/>
              <w:bottom w:val="nil"/>
              <w:right w:val="nil"/>
            </w:tcBorders>
            <w:tcMar>
              <w:top w:w="0" w:type="dxa"/>
              <w:left w:w="100" w:type="dxa"/>
              <w:bottom w:w="0" w:type="dxa"/>
              <w:right w:w="100" w:type="dxa"/>
            </w:tcMar>
            <w:vAlign w:val="center"/>
          </w:tcPr>
          <w:p w14:paraId="2785786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05" w:type="dxa"/>
            <w:tcBorders>
              <w:top w:val="nil"/>
              <w:left w:val="nil"/>
              <w:bottom w:val="nil"/>
              <w:right w:val="nil"/>
            </w:tcBorders>
            <w:tcMar>
              <w:top w:w="0" w:type="dxa"/>
              <w:left w:w="100" w:type="dxa"/>
              <w:bottom w:w="0" w:type="dxa"/>
              <w:right w:w="100" w:type="dxa"/>
            </w:tcMar>
            <w:vAlign w:val="center"/>
          </w:tcPr>
          <w:p w14:paraId="4668369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57440194</w:t>
            </w:r>
          </w:p>
        </w:tc>
        <w:tc>
          <w:tcPr>
            <w:tcW w:w="1410" w:type="dxa"/>
            <w:tcBorders>
              <w:top w:val="nil"/>
              <w:left w:val="nil"/>
              <w:bottom w:val="nil"/>
              <w:right w:val="nil"/>
            </w:tcBorders>
            <w:tcMar>
              <w:top w:w="0" w:type="dxa"/>
              <w:left w:w="100" w:type="dxa"/>
              <w:bottom w:w="0" w:type="dxa"/>
              <w:right w:w="100" w:type="dxa"/>
            </w:tcMar>
            <w:vAlign w:val="center"/>
          </w:tcPr>
          <w:p w14:paraId="2702594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6.38</w:t>
            </w:r>
          </w:p>
        </w:tc>
        <w:tc>
          <w:tcPr>
            <w:tcW w:w="915" w:type="dxa"/>
            <w:tcBorders>
              <w:top w:val="nil"/>
              <w:left w:val="nil"/>
              <w:bottom w:val="nil"/>
              <w:right w:val="nil"/>
            </w:tcBorders>
            <w:tcMar>
              <w:top w:w="0" w:type="dxa"/>
              <w:left w:w="100" w:type="dxa"/>
              <w:bottom w:w="0" w:type="dxa"/>
              <w:right w:w="100" w:type="dxa"/>
            </w:tcMar>
            <w:vAlign w:val="center"/>
          </w:tcPr>
          <w:p w14:paraId="2026E0C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-0.92</w:t>
            </w:r>
          </w:p>
        </w:tc>
        <w:tc>
          <w:tcPr>
            <w:tcW w:w="735" w:type="dxa"/>
            <w:tcBorders>
              <w:top w:val="nil"/>
              <w:left w:val="nil"/>
              <w:bottom w:val="nil"/>
              <w:right w:val="nil"/>
            </w:tcBorders>
            <w:tcMar>
              <w:top w:w="0" w:type="dxa"/>
              <w:left w:w="100" w:type="dxa"/>
              <w:bottom w:w="0" w:type="dxa"/>
              <w:right w:w="100" w:type="dxa"/>
            </w:tcMar>
            <w:vAlign w:val="center"/>
          </w:tcPr>
          <w:p w14:paraId="0E8983F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2.71</w:t>
            </w:r>
          </w:p>
        </w:tc>
      </w:tr>
      <w:tr w:rsidR="00D6768B" w14:paraId="6CA22574" w14:textId="77777777">
        <w:trPr>
          <w:trHeight w:val="420"/>
        </w:trPr>
        <w:tc>
          <w:tcPr>
            <w:tcW w:w="1440" w:type="dxa"/>
            <w:tcBorders>
              <w:top w:val="nil"/>
              <w:left w:val="nil"/>
              <w:bottom w:val="nil"/>
              <w:right w:val="nil"/>
            </w:tcBorders>
            <w:shd w:val="clear" w:color="auto" w:fill="D9D9D9"/>
            <w:tcMar>
              <w:top w:w="0" w:type="dxa"/>
              <w:left w:w="100" w:type="dxa"/>
              <w:bottom w:w="0" w:type="dxa"/>
              <w:right w:w="100" w:type="dxa"/>
            </w:tcMar>
            <w:vAlign w:val="center"/>
          </w:tcPr>
          <w:p w14:paraId="30C59A3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minTemp</w:t>
            </w:r>
          </w:p>
        </w:tc>
        <w:tc>
          <w:tcPr>
            <w:tcW w:w="2460" w:type="dxa"/>
            <w:tcBorders>
              <w:top w:val="nil"/>
              <w:left w:val="nil"/>
              <w:bottom w:val="nil"/>
              <w:right w:val="nil"/>
            </w:tcBorders>
            <w:shd w:val="clear" w:color="auto" w:fill="D9D9D9"/>
            <w:tcMar>
              <w:top w:w="0" w:type="dxa"/>
              <w:left w:w="100" w:type="dxa"/>
              <w:bottom w:w="0" w:type="dxa"/>
              <w:right w:w="100" w:type="dxa"/>
            </w:tcMar>
            <w:vAlign w:val="center"/>
          </w:tcPr>
          <w:p w14:paraId="27BAC7D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ST4.03ch09_411487</w:t>
            </w:r>
          </w:p>
        </w:tc>
        <w:tc>
          <w:tcPr>
            <w:tcW w:w="660" w:type="dxa"/>
            <w:tcBorders>
              <w:top w:val="nil"/>
              <w:left w:val="nil"/>
              <w:bottom w:val="nil"/>
              <w:right w:val="nil"/>
            </w:tcBorders>
            <w:shd w:val="clear" w:color="auto" w:fill="D9D9D9"/>
            <w:tcMar>
              <w:top w:w="0" w:type="dxa"/>
              <w:left w:w="100" w:type="dxa"/>
              <w:bottom w:w="0" w:type="dxa"/>
              <w:right w:w="100" w:type="dxa"/>
            </w:tcMar>
            <w:vAlign w:val="center"/>
          </w:tcPr>
          <w:p w14:paraId="439146F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05" w:type="dxa"/>
            <w:tcBorders>
              <w:top w:val="nil"/>
              <w:left w:val="nil"/>
              <w:bottom w:val="nil"/>
              <w:right w:val="nil"/>
            </w:tcBorders>
            <w:shd w:val="clear" w:color="auto" w:fill="D9D9D9"/>
            <w:tcMar>
              <w:top w:w="0" w:type="dxa"/>
              <w:left w:w="100" w:type="dxa"/>
              <w:bottom w:w="0" w:type="dxa"/>
              <w:right w:w="100" w:type="dxa"/>
            </w:tcMar>
            <w:vAlign w:val="center"/>
          </w:tcPr>
          <w:p w14:paraId="375D477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435297</w:t>
            </w:r>
          </w:p>
        </w:tc>
        <w:tc>
          <w:tcPr>
            <w:tcW w:w="1410" w:type="dxa"/>
            <w:tcBorders>
              <w:top w:val="nil"/>
              <w:left w:val="nil"/>
              <w:bottom w:val="nil"/>
              <w:right w:val="nil"/>
            </w:tcBorders>
            <w:shd w:val="clear" w:color="auto" w:fill="D9D9D9"/>
            <w:tcMar>
              <w:top w:w="0" w:type="dxa"/>
              <w:left w:w="100" w:type="dxa"/>
              <w:bottom w:w="0" w:type="dxa"/>
              <w:right w:w="100" w:type="dxa"/>
            </w:tcMar>
            <w:vAlign w:val="center"/>
          </w:tcPr>
          <w:p w14:paraId="108BFEE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5.64</w:t>
            </w:r>
          </w:p>
        </w:tc>
        <w:tc>
          <w:tcPr>
            <w:tcW w:w="915" w:type="dxa"/>
            <w:tcBorders>
              <w:top w:val="nil"/>
              <w:left w:val="nil"/>
              <w:bottom w:val="nil"/>
              <w:right w:val="nil"/>
            </w:tcBorders>
            <w:shd w:val="clear" w:color="auto" w:fill="D9D9D9"/>
            <w:tcMar>
              <w:top w:w="0" w:type="dxa"/>
              <w:left w:w="100" w:type="dxa"/>
              <w:bottom w:w="0" w:type="dxa"/>
              <w:right w:w="100" w:type="dxa"/>
            </w:tcMar>
            <w:vAlign w:val="center"/>
          </w:tcPr>
          <w:p w14:paraId="65BF50E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-0.41</w:t>
            </w:r>
          </w:p>
        </w:tc>
        <w:tc>
          <w:tcPr>
            <w:tcW w:w="735" w:type="dxa"/>
            <w:tcBorders>
              <w:top w:val="nil"/>
              <w:left w:val="nil"/>
              <w:bottom w:val="nil"/>
              <w:right w:val="nil"/>
            </w:tcBorders>
            <w:shd w:val="clear" w:color="auto" w:fill="D9D9D9"/>
            <w:tcMar>
              <w:top w:w="0" w:type="dxa"/>
              <w:left w:w="100" w:type="dxa"/>
              <w:bottom w:w="0" w:type="dxa"/>
              <w:right w:w="100" w:type="dxa"/>
            </w:tcMar>
            <w:vAlign w:val="center"/>
          </w:tcPr>
          <w:p w14:paraId="77900F2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2.60</w:t>
            </w:r>
          </w:p>
        </w:tc>
      </w:tr>
      <w:tr w:rsidR="00D6768B" w14:paraId="5FCE5E54" w14:textId="77777777">
        <w:trPr>
          <w:trHeight w:val="420"/>
        </w:trPr>
        <w:tc>
          <w:tcPr>
            <w:tcW w:w="1440" w:type="dxa"/>
            <w:tcBorders>
              <w:top w:val="nil"/>
              <w:left w:val="nil"/>
              <w:bottom w:val="nil"/>
              <w:right w:val="nil"/>
            </w:tcBorders>
            <w:tcMar>
              <w:top w:w="0" w:type="dxa"/>
              <w:left w:w="100" w:type="dxa"/>
              <w:bottom w:w="0" w:type="dxa"/>
              <w:right w:w="100" w:type="dxa"/>
            </w:tcMar>
            <w:vAlign w:val="center"/>
          </w:tcPr>
          <w:p w14:paraId="2383CEB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minTemp</w:t>
            </w:r>
          </w:p>
        </w:tc>
        <w:tc>
          <w:tcPr>
            <w:tcW w:w="2460" w:type="dxa"/>
            <w:tcBorders>
              <w:top w:val="nil"/>
              <w:left w:val="nil"/>
              <w:bottom w:val="nil"/>
              <w:right w:val="nil"/>
            </w:tcBorders>
            <w:tcMar>
              <w:top w:w="0" w:type="dxa"/>
              <w:left w:w="100" w:type="dxa"/>
              <w:bottom w:w="0" w:type="dxa"/>
              <w:right w:w="100" w:type="dxa"/>
            </w:tcMar>
            <w:vAlign w:val="center"/>
          </w:tcPr>
          <w:p w14:paraId="129D70B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solcap_snp_c1_11105</w:t>
            </w:r>
          </w:p>
        </w:tc>
        <w:tc>
          <w:tcPr>
            <w:tcW w:w="660" w:type="dxa"/>
            <w:tcBorders>
              <w:top w:val="nil"/>
              <w:left w:val="nil"/>
              <w:bottom w:val="nil"/>
              <w:right w:val="nil"/>
            </w:tcBorders>
            <w:tcMar>
              <w:top w:w="0" w:type="dxa"/>
              <w:left w:w="100" w:type="dxa"/>
              <w:bottom w:w="0" w:type="dxa"/>
              <w:right w:w="100" w:type="dxa"/>
            </w:tcMar>
            <w:vAlign w:val="center"/>
          </w:tcPr>
          <w:p w14:paraId="3CFAAF9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05" w:type="dxa"/>
            <w:tcBorders>
              <w:top w:val="nil"/>
              <w:left w:val="nil"/>
              <w:bottom w:val="nil"/>
              <w:right w:val="nil"/>
            </w:tcBorders>
            <w:tcMar>
              <w:top w:w="0" w:type="dxa"/>
              <w:left w:w="100" w:type="dxa"/>
              <w:bottom w:w="0" w:type="dxa"/>
              <w:right w:w="100" w:type="dxa"/>
            </w:tcMar>
            <w:vAlign w:val="center"/>
          </w:tcPr>
          <w:p w14:paraId="783019A3"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2567216</w:t>
            </w:r>
          </w:p>
        </w:tc>
        <w:tc>
          <w:tcPr>
            <w:tcW w:w="1410" w:type="dxa"/>
            <w:tcBorders>
              <w:top w:val="nil"/>
              <w:left w:val="nil"/>
              <w:bottom w:val="nil"/>
              <w:right w:val="nil"/>
            </w:tcBorders>
            <w:tcMar>
              <w:top w:w="0" w:type="dxa"/>
              <w:left w:w="100" w:type="dxa"/>
              <w:bottom w:w="0" w:type="dxa"/>
              <w:right w:w="100" w:type="dxa"/>
            </w:tcMar>
            <w:vAlign w:val="center"/>
          </w:tcPr>
          <w:p w14:paraId="685468D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7.09</w:t>
            </w:r>
          </w:p>
        </w:tc>
        <w:tc>
          <w:tcPr>
            <w:tcW w:w="915" w:type="dxa"/>
            <w:tcBorders>
              <w:top w:val="nil"/>
              <w:left w:val="nil"/>
              <w:bottom w:val="nil"/>
              <w:right w:val="nil"/>
            </w:tcBorders>
            <w:tcMar>
              <w:top w:w="0" w:type="dxa"/>
              <w:left w:w="100" w:type="dxa"/>
              <w:bottom w:w="0" w:type="dxa"/>
              <w:right w:w="100" w:type="dxa"/>
            </w:tcMar>
            <w:vAlign w:val="center"/>
          </w:tcPr>
          <w:p w14:paraId="0947E0C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0.47</w:t>
            </w:r>
          </w:p>
        </w:tc>
        <w:tc>
          <w:tcPr>
            <w:tcW w:w="735" w:type="dxa"/>
            <w:tcBorders>
              <w:top w:val="nil"/>
              <w:left w:val="nil"/>
              <w:bottom w:val="nil"/>
              <w:right w:val="nil"/>
            </w:tcBorders>
            <w:tcMar>
              <w:top w:w="0" w:type="dxa"/>
              <w:left w:w="100" w:type="dxa"/>
              <w:bottom w:w="0" w:type="dxa"/>
              <w:right w:w="100" w:type="dxa"/>
            </w:tcMar>
            <w:vAlign w:val="center"/>
          </w:tcPr>
          <w:p w14:paraId="2587A4E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3.60</w:t>
            </w:r>
          </w:p>
        </w:tc>
      </w:tr>
      <w:tr w:rsidR="00D6768B" w14:paraId="0A24BD62" w14:textId="77777777">
        <w:trPr>
          <w:trHeight w:val="420"/>
        </w:trPr>
        <w:tc>
          <w:tcPr>
            <w:tcW w:w="1440" w:type="dxa"/>
            <w:tcBorders>
              <w:top w:val="nil"/>
              <w:left w:val="nil"/>
              <w:bottom w:val="nil"/>
              <w:right w:val="nil"/>
            </w:tcBorders>
            <w:shd w:val="clear" w:color="auto" w:fill="D9D9D9"/>
            <w:tcMar>
              <w:top w:w="0" w:type="dxa"/>
              <w:left w:w="100" w:type="dxa"/>
              <w:bottom w:w="0" w:type="dxa"/>
              <w:right w:w="100" w:type="dxa"/>
            </w:tcMar>
            <w:vAlign w:val="center"/>
          </w:tcPr>
          <w:p w14:paraId="0B0594A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Precipitation</w:t>
            </w:r>
          </w:p>
        </w:tc>
        <w:tc>
          <w:tcPr>
            <w:tcW w:w="2460" w:type="dxa"/>
            <w:tcBorders>
              <w:top w:val="nil"/>
              <w:left w:val="nil"/>
              <w:bottom w:val="nil"/>
              <w:right w:val="nil"/>
            </w:tcBorders>
            <w:shd w:val="clear" w:color="auto" w:fill="D9D9D9"/>
            <w:tcMar>
              <w:top w:w="0" w:type="dxa"/>
              <w:left w:w="100" w:type="dxa"/>
              <w:bottom w:w="0" w:type="dxa"/>
              <w:right w:w="100" w:type="dxa"/>
            </w:tcMar>
            <w:vAlign w:val="center"/>
          </w:tcPr>
          <w:p w14:paraId="7023D5B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ST4.03ch02_14148961</w:t>
            </w:r>
          </w:p>
        </w:tc>
        <w:tc>
          <w:tcPr>
            <w:tcW w:w="660" w:type="dxa"/>
            <w:tcBorders>
              <w:top w:val="nil"/>
              <w:left w:val="nil"/>
              <w:bottom w:val="nil"/>
              <w:right w:val="nil"/>
            </w:tcBorders>
            <w:shd w:val="clear" w:color="auto" w:fill="D9D9D9"/>
            <w:tcMar>
              <w:top w:w="0" w:type="dxa"/>
              <w:left w:w="100" w:type="dxa"/>
              <w:bottom w:w="0" w:type="dxa"/>
              <w:right w:w="100" w:type="dxa"/>
            </w:tcMar>
            <w:vAlign w:val="center"/>
          </w:tcPr>
          <w:p w14:paraId="29CA45D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05" w:type="dxa"/>
            <w:tcBorders>
              <w:top w:val="nil"/>
              <w:left w:val="nil"/>
              <w:bottom w:val="nil"/>
              <w:right w:val="nil"/>
            </w:tcBorders>
            <w:shd w:val="clear" w:color="auto" w:fill="D9D9D9"/>
            <w:tcMar>
              <w:top w:w="0" w:type="dxa"/>
              <w:left w:w="100" w:type="dxa"/>
              <w:bottom w:w="0" w:type="dxa"/>
              <w:right w:w="100" w:type="dxa"/>
            </w:tcMar>
            <w:vAlign w:val="center"/>
          </w:tcPr>
          <w:p w14:paraId="4FE60ED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13661372</w:t>
            </w:r>
          </w:p>
        </w:tc>
        <w:tc>
          <w:tcPr>
            <w:tcW w:w="1410" w:type="dxa"/>
            <w:tcBorders>
              <w:top w:val="nil"/>
              <w:left w:val="nil"/>
              <w:bottom w:val="nil"/>
              <w:right w:val="nil"/>
            </w:tcBorders>
            <w:shd w:val="clear" w:color="auto" w:fill="D9D9D9"/>
            <w:tcMar>
              <w:top w:w="0" w:type="dxa"/>
              <w:left w:w="100" w:type="dxa"/>
              <w:bottom w:w="0" w:type="dxa"/>
              <w:right w:w="100" w:type="dxa"/>
            </w:tcMar>
            <w:vAlign w:val="center"/>
          </w:tcPr>
          <w:p w14:paraId="47D5123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6.39</w:t>
            </w:r>
          </w:p>
        </w:tc>
        <w:tc>
          <w:tcPr>
            <w:tcW w:w="915" w:type="dxa"/>
            <w:tcBorders>
              <w:top w:val="nil"/>
              <w:left w:val="nil"/>
              <w:bottom w:val="nil"/>
              <w:right w:val="nil"/>
            </w:tcBorders>
            <w:shd w:val="clear" w:color="auto" w:fill="D9D9D9"/>
            <w:tcMar>
              <w:top w:w="0" w:type="dxa"/>
              <w:left w:w="100" w:type="dxa"/>
              <w:bottom w:w="0" w:type="dxa"/>
              <w:right w:w="100" w:type="dxa"/>
            </w:tcMar>
            <w:vAlign w:val="center"/>
          </w:tcPr>
          <w:p w14:paraId="5429CC2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2.55</w:t>
            </w:r>
          </w:p>
        </w:tc>
        <w:tc>
          <w:tcPr>
            <w:tcW w:w="735" w:type="dxa"/>
            <w:tcBorders>
              <w:top w:val="nil"/>
              <w:left w:val="nil"/>
              <w:bottom w:val="nil"/>
              <w:right w:val="nil"/>
            </w:tcBorders>
            <w:shd w:val="clear" w:color="auto" w:fill="D9D9D9"/>
            <w:tcMar>
              <w:top w:w="0" w:type="dxa"/>
              <w:left w:w="100" w:type="dxa"/>
              <w:bottom w:w="0" w:type="dxa"/>
              <w:right w:w="100" w:type="dxa"/>
            </w:tcMar>
            <w:vAlign w:val="center"/>
          </w:tcPr>
          <w:p w14:paraId="628B03F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2.82</w:t>
            </w:r>
          </w:p>
        </w:tc>
      </w:tr>
      <w:tr w:rsidR="00D6768B" w14:paraId="664A766C" w14:textId="77777777">
        <w:trPr>
          <w:trHeight w:val="420"/>
        </w:trPr>
        <w:tc>
          <w:tcPr>
            <w:tcW w:w="1440" w:type="dxa"/>
            <w:tcBorders>
              <w:top w:val="nil"/>
              <w:left w:val="nil"/>
              <w:bottom w:val="nil"/>
              <w:right w:val="nil"/>
            </w:tcBorders>
            <w:tcMar>
              <w:top w:w="0" w:type="dxa"/>
              <w:left w:w="100" w:type="dxa"/>
              <w:bottom w:w="0" w:type="dxa"/>
              <w:right w:w="100" w:type="dxa"/>
            </w:tcMar>
            <w:vAlign w:val="center"/>
          </w:tcPr>
          <w:p w14:paraId="3E81FC1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Precipitation</w:t>
            </w:r>
          </w:p>
        </w:tc>
        <w:tc>
          <w:tcPr>
            <w:tcW w:w="2460" w:type="dxa"/>
            <w:tcBorders>
              <w:top w:val="nil"/>
              <w:left w:val="nil"/>
              <w:bottom w:val="nil"/>
              <w:right w:val="nil"/>
            </w:tcBorders>
            <w:tcMar>
              <w:top w:w="0" w:type="dxa"/>
              <w:left w:w="100" w:type="dxa"/>
              <w:bottom w:w="0" w:type="dxa"/>
              <w:right w:w="100" w:type="dxa"/>
            </w:tcMar>
            <w:vAlign w:val="center"/>
          </w:tcPr>
          <w:p w14:paraId="1BB1E87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ST4.03ch06_57244824</w:t>
            </w:r>
          </w:p>
        </w:tc>
        <w:tc>
          <w:tcPr>
            <w:tcW w:w="660" w:type="dxa"/>
            <w:tcBorders>
              <w:top w:val="nil"/>
              <w:left w:val="nil"/>
              <w:bottom w:val="nil"/>
              <w:right w:val="nil"/>
            </w:tcBorders>
            <w:tcMar>
              <w:top w:w="0" w:type="dxa"/>
              <w:left w:w="100" w:type="dxa"/>
              <w:bottom w:w="0" w:type="dxa"/>
              <w:right w:w="100" w:type="dxa"/>
            </w:tcMar>
            <w:vAlign w:val="center"/>
          </w:tcPr>
          <w:p w14:paraId="1330B1D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05" w:type="dxa"/>
            <w:tcBorders>
              <w:top w:val="nil"/>
              <w:left w:val="nil"/>
              <w:bottom w:val="nil"/>
              <w:right w:val="nil"/>
            </w:tcBorders>
            <w:tcMar>
              <w:top w:w="0" w:type="dxa"/>
              <w:left w:w="100" w:type="dxa"/>
              <w:bottom w:w="0" w:type="dxa"/>
              <w:right w:w="100" w:type="dxa"/>
            </w:tcMar>
            <w:vAlign w:val="center"/>
          </w:tcPr>
          <w:p w14:paraId="4E245CC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57004580</w:t>
            </w:r>
          </w:p>
        </w:tc>
        <w:tc>
          <w:tcPr>
            <w:tcW w:w="1410" w:type="dxa"/>
            <w:tcBorders>
              <w:top w:val="nil"/>
              <w:left w:val="nil"/>
              <w:bottom w:val="nil"/>
              <w:right w:val="nil"/>
            </w:tcBorders>
            <w:tcMar>
              <w:top w:w="0" w:type="dxa"/>
              <w:left w:w="100" w:type="dxa"/>
              <w:bottom w:w="0" w:type="dxa"/>
              <w:right w:w="100" w:type="dxa"/>
            </w:tcMar>
            <w:vAlign w:val="center"/>
          </w:tcPr>
          <w:p w14:paraId="6409056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5.87</w:t>
            </w:r>
          </w:p>
        </w:tc>
        <w:tc>
          <w:tcPr>
            <w:tcW w:w="915" w:type="dxa"/>
            <w:tcBorders>
              <w:top w:val="nil"/>
              <w:left w:val="nil"/>
              <w:bottom w:val="nil"/>
              <w:right w:val="nil"/>
            </w:tcBorders>
            <w:tcMar>
              <w:top w:w="0" w:type="dxa"/>
              <w:left w:w="100" w:type="dxa"/>
              <w:bottom w:w="0" w:type="dxa"/>
              <w:right w:w="100" w:type="dxa"/>
            </w:tcMar>
            <w:vAlign w:val="center"/>
          </w:tcPr>
          <w:p w14:paraId="49222873"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-3.66</w:t>
            </w:r>
          </w:p>
        </w:tc>
        <w:tc>
          <w:tcPr>
            <w:tcW w:w="735" w:type="dxa"/>
            <w:tcBorders>
              <w:top w:val="nil"/>
              <w:left w:val="nil"/>
              <w:bottom w:val="nil"/>
              <w:right w:val="nil"/>
            </w:tcBorders>
            <w:tcMar>
              <w:top w:w="0" w:type="dxa"/>
              <w:left w:w="100" w:type="dxa"/>
              <w:bottom w:w="0" w:type="dxa"/>
              <w:right w:w="100" w:type="dxa"/>
            </w:tcMar>
            <w:vAlign w:val="center"/>
          </w:tcPr>
          <w:p w14:paraId="3E76954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3.56</w:t>
            </w:r>
          </w:p>
        </w:tc>
      </w:tr>
      <w:tr w:rsidR="00D6768B" w14:paraId="399B720E" w14:textId="77777777">
        <w:trPr>
          <w:trHeight w:val="420"/>
        </w:trPr>
        <w:tc>
          <w:tcPr>
            <w:tcW w:w="144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51AE0A1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Precipitation</w:t>
            </w:r>
          </w:p>
        </w:tc>
        <w:tc>
          <w:tcPr>
            <w:tcW w:w="246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CC4F92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ST4.03ch08_1934839</w:t>
            </w:r>
          </w:p>
        </w:tc>
        <w:tc>
          <w:tcPr>
            <w:tcW w:w="66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4B982CB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0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7F8E5A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2563277</w:t>
            </w:r>
          </w:p>
        </w:tc>
        <w:tc>
          <w:tcPr>
            <w:tcW w:w="141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28F7B8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8.58</w:t>
            </w:r>
          </w:p>
        </w:tc>
        <w:tc>
          <w:tcPr>
            <w:tcW w:w="91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582E2E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-2.85</w:t>
            </w:r>
          </w:p>
        </w:tc>
        <w:tc>
          <w:tcPr>
            <w:tcW w:w="73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947913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4.43</w:t>
            </w:r>
          </w:p>
        </w:tc>
      </w:tr>
    </w:tbl>
    <w:p w14:paraId="1B7352F6" w14:textId="77777777" w:rsidR="00D6768B" w:rsidRDefault="00D00C8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p>
    <w:p w14:paraId="324272F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 GWAS results from regression models. Chr: chromosome. Effect: effect size estimate. PVE (%): percent variance explained. Effect sizes refer to changes in estimated slope from the regression models used. </w:t>
      </w:r>
    </w:p>
    <w:tbl>
      <w:tblPr>
        <w:tblStyle w:val="a4"/>
        <w:tblW w:w="9315" w:type="dxa"/>
        <w:tblBorders>
          <w:top w:val="nil"/>
          <w:left w:val="nil"/>
          <w:bottom w:val="nil"/>
          <w:right w:val="nil"/>
          <w:insideH w:val="nil"/>
          <w:insideV w:val="nil"/>
        </w:tblBorders>
        <w:tblLayout w:type="fixed"/>
        <w:tblLook w:val="0600" w:firstRow="0" w:lastRow="0" w:firstColumn="0" w:lastColumn="0" w:noHBand="1" w:noVBand="1"/>
      </w:tblPr>
      <w:tblGrid>
        <w:gridCol w:w="1875"/>
        <w:gridCol w:w="2340"/>
        <w:gridCol w:w="735"/>
        <w:gridCol w:w="1170"/>
        <w:gridCol w:w="1560"/>
        <w:gridCol w:w="915"/>
        <w:gridCol w:w="720"/>
      </w:tblGrid>
      <w:tr w:rsidR="00D6768B" w14:paraId="759EDFE7" w14:textId="77777777">
        <w:trPr>
          <w:trHeight w:val="420"/>
        </w:trPr>
        <w:tc>
          <w:tcPr>
            <w:tcW w:w="187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A417880"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Trait</w:t>
            </w:r>
          </w:p>
        </w:tc>
        <w:tc>
          <w:tcPr>
            <w:tcW w:w="234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CB88942"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Marker</w:t>
            </w:r>
          </w:p>
        </w:tc>
        <w:tc>
          <w:tcPr>
            <w:tcW w:w="73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E76A31C"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Chr</w:t>
            </w:r>
          </w:p>
        </w:tc>
        <w:tc>
          <w:tcPr>
            <w:tcW w:w="117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85C4602"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p>
        </w:tc>
        <w:tc>
          <w:tcPr>
            <w:tcW w:w="156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6F69697"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LOD Score</w:t>
            </w:r>
          </w:p>
        </w:tc>
        <w:tc>
          <w:tcPr>
            <w:tcW w:w="91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CFBECDA"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Effect</w:t>
            </w:r>
          </w:p>
        </w:tc>
        <w:tc>
          <w:tcPr>
            <w:tcW w:w="72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67BA6AC4"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D6768B" w14:paraId="419C1617" w14:textId="77777777">
        <w:trPr>
          <w:trHeight w:val="420"/>
        </w:trPr>
        <w:tc>
          <w:tcPr>
            <w:tcW w:w="1875" w:type="dxa"/>
            <w:tcBorders>
              <w:top w:val="nil"/>
              <w:left w:val="nil"/>
              <w:bottom w:val="nil"/>
              <w:right w:val="nil"/>
            </w:tcBorders>
            <w:tcMar>
              <w:top w:w="0" w:type="dxa"/>
              <w:left w:w="100" w:type="dxa"/>
              <w:bottom w:w="0" w:type="dxa"/>
              <w:right w:w="100" w:type="dxa"/>
            </w:tcMar>
            <w:vAlign w:val="center"/>
          </w:tcPr>
          <w:p w14:paraId="6B00A70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minTemp slope</w:t>
            </w:r>
          </w:p>
        </w:tc>
        <w:tc>
          <w:tcPr>
            <w:tcW w:w="2340" w:type="dxa"/>
            <w:tcBorders>
              <w:top w:val="nil"/>
              <w:left w:val="nil"/>
              <w:bottom w:val="nil"/>
              <w:right w:val="nil"/>
            </w:tcBorders>
            <w:tcMar>
              <w:top w:w="0" w:type="dxa"/>
              <w:left w:w="100" w:type="dxa"/>
              <w:bottom w:w="0" w:type="dxa"/>
              <w:right w:w="100" w:type="dxa"/>
            </w:tcMar>
            <w:vAlign w:val="center"/>
          </w:tcPr>
          <w:p w14:paraId="131509D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PotVar0006549</w:t>
            </w:r>
          </w:p>
        </w:tc>
        <w:tc>
          <w:tcPr>
            <w:tcW w:w="735" w:type="dxa"/>
            <w:tcBorders>
              <w:top w:val="nil"/>
              <w:left w:val="nil"/>
              <w:bottom w:val="nil"/>
              <w:right w:val="nil"/>
            </w:tcBorders>
            <w:tcMar>
              <w:top w:w="0" w:type="dxa"/>
              <w:left w:w="100" w:type="dxa"/>
              <w:bottom w:w="0" w:type="dxa"/>
              <w:right w:w="100" w:type="dxa"/>
            </w:tcMar>
            <w:vAlign w:val="center"/>
          </w:tcPr>
          <w:p w14:paraId="29285E6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70" w:type="dxa"/>
            <w:tcBorders>
              <w:top w:val="nil"/>
              <w:left w:val="nil"/>
              <w:bottom w:val="nil"/>
              <w:right w:val="nil"/>
            </w:tcBorders>
            <w:tcMar>
              <w:top w:w="0" w:type="dxa"/>
              <w:left w:w="100" w:type="dxa"/>
              <w:bottom w:w="0" w:type="dxa"/>
              <w:right w:w="100" w:type="dxa"/>
            </w:tcMar>
            <w:vAlign w:val="center"/>
          </w:tcPr>
          <w:p w14:paraId="0CBA0CE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29368725</w:t>
            </w:r>
          </w:p>
        </w:tc>
        <w:tc>
          <w:tcPr>
            <w:tcW w:w="1560" w:type="dxa"/>
            <w:tcBorders>
              <w:top w:val="nil"/>
              <w:left w:val="nil"/>
              <w:bottom w:val="nil"/>
              <w:right w:val="nil"/>
            </w:tcBorders>
            <w:tcMar>
              <w:top w:w="0" w:type="dxa"/>
              <w:left w:w="100" w:type="dxa"/>
              <w:bottom w:w="0" w:type="dxa"/>
              <w:right w:w="100" w:type="dxa"/>
            </w:tcMar>
            <w:vAlign w:val="center"/>
          </w:tcPr>
          <w:p w14:paraId="588CD27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5.57</w:t>
            </w:r>
          </w:p>
        </w:tc>
        <w:tc>
          <w:tcPr>
            <w:tcW w:w="915" w:type="dxa"/>
            <w:tcBorders>
              <w:top w:val="nil"/>
              <w:left w:val="nil"/>
              <w:bottom w:val="nil"/>
              <w:right w:val="nil"/>
            </w:tcBorders>
            <w:tcMar>
              <w:top w:w="0" w:type="dxa"/>
              <w:left w:w="100" w:type="dxa"/>
              <w:bottom w:w="0" w:type="dxa"/>
              <w:right w:w="100" w:type="dxa"/>
            </w:tcMar>
            <w:vAlign w:val="center"/>
          </w:tcPr>
          <w:p w14:paraId="2D72874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-0.024</w:t>
            </w:r>
          </w:p>
        </w:tc>
        <w:tc>
          <w:tcPr>
            <w:tcW w:w="720" w:type="dxa"/>
            <w:tcBorders>
              <w:top w:val="nil"/>
              <w:left w:val="nil"/>
              <w:bottom w:val="nil"/>
              <w:right w:val="nil"/>
            </w:tcBorders>
            <w:tcMar>
              <w:top w:w="0" w:type="dxa"/>
              <w:left w:w="100" w:type="dxa"/>
              <w:bottom w:w="0" w:type="dxa"/>
              <w:right w:w="100" w:type="dxa"/>
            </w:tcMar>
            <w:vAlign w:val="center"/>
          </w:tcPr>
          <w:p w14:paraId="1DBB9DA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2.52</w:t>
            </w:r>
          </w:p>
        </w:tc>
      </w:tr>
      <w:tr w:rsidR="00D6768B" w14:paraId="3880D2C8" w14:textId="77777777">
        <w:trPr>
          <w:trHeight w:val="420"/>
        </w:trPr>
        <w:tc>
          <w:tcPr>
            <w:tcW w:w="187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C0844F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maxTemp slope</w:t>
            </w:r>
          </w:p>
        </w:tc>
        <w:tc>
          <w:tcPr>
            <w:tcW w:w="234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0449FAE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ST4.03ch10_1779334</w:t>
            </w:r>
          </w:p>
        </w:tc>
        <w:tc>
          <w:tcPr>
            <w:tcW w:w="73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52AC3C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7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74A5D06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1693606</w:t>
            </w:r>
          </w:p>
        </w:tc>
        <w:tc>
          <w:tcPr>
            <w:tcW w:w="156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8381BB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5.51</w:t>
            </w:r>
          </w:p>
        </w:tc>
        <w:tc>
          <w:tcPr>
            <w:tcW w:w="91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3B8B11E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-0.023</w:t>
            </w:r>
          </w:p>
        </w:tc>
        <w:tc>
          <w:tcPr>
            <w:tcW w:w="72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613B3C2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2.81</w:t>
            </w:r>
          </w:p>
        </w:tc>
      </w:tr>
    </w:tbl>
    <w:p w14:paraId="4123183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br w:type="page"/>
      </w:r>
    </w:p>
    <w:p w14:paraId="7A652D2D"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Anderson JT, Lee CR, Rushworth CA, Colautti RI, Mitchell‐Olds T (2013) Genetic trade‐offs and conditional neutrality contribute to local adaptation. Molecular Ecology 22(3):699-708.</w:t>
      </w:r>
      <w:r>
        <w:rPr>
          <w:rFonts w:ascii="Times New Roman" w:eastAsia="Times New Roman" w:hAnsi="Times New Roman" w:cs="Times New Roman"/>
          <w:color w:val="767676"/>
          <w:highlight w:val="white"/>
        </w:rPr>
        <w:t xml:space="preserve"> </w:t>
      </w:r>
      <w:hyperlink r:id="rId11">
        <w:r>
          <w:rPr>
            <w:rFonts w:ascii="Times New Roman" w:eastAsia="Times New Roman" w:hAnsi="Times New Roman" w:cs="Times New Roman"/>
            <w:color w:val="1155CC"/>
            <w:highlight w:val="white"/>
            <w:u w:val="single"/>
          </w:rPr>
          <w:t>https://doi.org/10.1111/j.1365-294X.2012.05522.x</w:t>
        </w:r>
      </w:hyperlink>
      <w:r>
        <w:rPr>
          <w:rFonts w:ascii="Times New Roman" w:eastAsia="Times New Roman" w:hAnsi="Times New Roman" w:cs="Times New Roman"/>
          <w:color w:val="767676"/>
          <w:highlight w:val="white"/>
        </w:rPr>
        <w:t xml:space="preserve"> </w:t>
      </w:r>
    </w:p>
    <w:p w14:paraId="16831BD3" w14:textId="77777777" w:rsidR="00D6768B" w:rsidRDefault="00D6768B">
      <w:pPr>
        <w:spacing w:line="240" w:lineRule="auto"/>
        <w:rPr>
          <w:rFonts w:ascii="Times New Roman" w:eastAsia="Times New Roman" w:hAnsi="Times New Roman" w:cs="Times New Roman"/>
        </w:rPr>
      </w:pPr>
    </w:p>
    <w:p w14:paraId="3ECF2686"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Ågren J, Schemske DW (2012) Reciprocal transplants demonstrate strong adaptive differentiation of the model organism Arabidopsis thaliana in its native range. New Phytologist 194(4):1112-1122. </w:t>
      </w:r>
      <w:hyperlink r:id="rId12">
        <w:r>
          <w:rPr>
            <w:rFonts w:ascii="Times New Roman" w:eastAsia="Times New Roman" w:hAnsi="Times New Roman" w:cs="Times New Roman"/>
            <w:color w:val="1155CC"/>
            <w:highlight w:val="white"/>
            <w:u w:val="single"/>
          </w:rPr>
          <w:t>https://doi.org10.1111/j.1469-8137.2012.04112.x</w:t>
        </w:r>
      </w:hyperlink>
      <w:r>
        <w:rPr>
          <w:rFonts w:ascii="Times New Roman" w:eastAsia="Times New Roman" w:hAnsi="Times New Roman" w:cs="Times New Roman"/>
          <w:highlight w:val="white"/>
        </w:rPr>
        <w:t xml:space="preserve"> </w:t>
      </w:r>
    </w:p>
    <w:p w14:paraId="2C05B75A" w14:textId="77777777" w:rsidR="00D6768B" w:rsidRDefault="00D6768B">
      <w:pPr>
        <w:spacing w:line="240" w:lineRule="auto"/>
        <w:rPr>
          <w:rFonts w:ascii="Times New Roman" w:eastAsia="Times New Roman" w:hAnsi="Times New Roman" w:cs="Times New Roman"/>
        </w:rPr>
      </w:pPr>
    </w:p>
    <w:p w14:paraId="7257B4E9"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Affleck I, Sullivan JA, Tarn R, Falk DE (2008) Genotype by environment interaction effect on yield and quality of potatoes. Canadian Journal of Plant Science 88(6):1099-1107. </w:t>
      </w:r>
      <w:hyperlink r:id="rId13">
        <w:r>
          <w:rPr>
            <w:rFonts w:ascii="Times New Roman" w:eastAsia="Times New Roman" w:hAnsi="Times New Roman" w:cs="Times New Roman"/>
            <w:color w:val="1155CC"/>
            <w:u w:val="single"/>
          </w:rPr>
          <w:t>https://doi.org/10.4141/CJPS07207</w:t>
        </w:r>
      </w:hyperlink>
      <w:r>
        <w:rPr>
          <w:rFonts w:ascii="Times New Roman" w:eastAsia="Times New Roman" w:hAnsi="Times New Roman" w:cs="Times New Roman"/>
        </w:rPr>
        <w:t xml:space="preserve"> </w:t>
      </w:r>
    </w:p>
    <w:p w14:paraId="29C437D8" w14:textId="77777777" w:rsidR="00D6768B" w:rsidRDefault="00D6768B">
      <w:pPr>
        <w:spacing w:line="240" w:lineRule="auto"/>
        <w:rPr>
          <w:rFonts w:ascii="Times New Roman" w:eastAsia="Times New Roman" w:hAnsi="Times New Roman" w:cs="Times New Roman"/>
        </w:rPr>
      </w:pPr>
    </w:p>
    <w:p w14:paraId="679F3434"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Alberto FJ, Aitken SN, Alía R, González‐Martínez SC, Hänninen H, Kremer A, et al (2013) Potential for evolutionary responses to climate change–evidence from tree populations. Global change biology 19(6):1645-1661. </w:t>
      </w:r>
      <w:hyperlink r:id="rId14">
        <w:r>
          <w:rPr>
            <w:rFonts w:ascii="Times New Roman" w:eastAsia="Times New Roman" w:hAnsi="Times New Roman" w:cs="Times New Roman"/>
            <w:color w:val="1155CC"/>
            <w:u w:val="single"/>
          </w:rPr>
          <w:t>https://doi.org10.1111/gcb.12181</w:t>
        </w:r>
      </w:hyperlink>
      <w:r>
        <w:rPr>
          <w:rFonts w:ascii="Times New Roman" w:eastAsia="Times New Roman" w:hAnsi="Times New Roman" w:cs="Times New Roman"/>
        </w:rPr>
        <w:t xml:space="preserve"> </w:t>
      </w:r>
    </w:p>
    <w:p w14:paraId="61A2ADD1" w14:textId="77777777" w:rsidR="00D6768B" w:rsidRDefault="00D6768B">
      <w:pPr>
        <w:spacing w:line="240" w:lineRule="auto"/>
        <w:rPr>
          <w:rFonts w:ascii="Times New Roman" w:eastAsia="Times New Roman" w:hAnsi="Times New Roman" w:cs="Times New Roman"/>
        </w:rPr>
      </w:pPr>
    </w:p>
    <w:p w14:paraId="38F31F97"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Bali S, Patel G, Novy R, Vining K, Brown C, Holm D, et al (2018) Evaluation of genetic diversity among Russet potato clones and varieties from breeding programs across the United States. </w:t>
      </w:r>
      <w:proofErr w:type="spellStart"/>
      <w:r>
        <w:rPr>
          <w:rFonts w:ascii="Times New Roman" w:eastAsia="Times New Roman" w:hAnsi="Times New Roman" w:cs="Times New Roman"/>
        </w:rPr>
        <w:t>PloS</w:t>
      </w:r>
      <w:proofErr w:type="spellEnd"/>
      <w:r>
        <w:rPr>
          <w:rFonts w:ascii="Times New Roman" w:eastAsia="Times New Roman" w:hAnsi="Times New Roman" w:cs="Times New Roman"/>
        </w:rPr>
        <w:t xml:space="preserve"> one 13(8):e0201415. </w:t>
      </w:r>
      <w:hyperlink r:id="rId15">
        <w:r>
          <w:rPr>
            <w:rFonts w:ascii="Times New Roman" w:eastAsia="Times New Roman" w:hAnsi="Times New Roman" w:cs="Times New Roman"/>
            <w:color w:val="1155CC"/>
            <w:u w:val="single"/>
          </w:rPr>
          <w:t>https://doi.org/10.1371/journal.pone.0201415</w:t>
        </w:r>
      </w:hyperlink>
      <w:r>
        <w:rPr>
          <w:rFonts w:ascii="Times New Roman" w:eastAsia="Times New Roman" w:hAnsi="Times New Roman" w:cs="Times New Roman"/>
        </w:rPr>
        <w:t xml:space="preserve"> </w:t>
      </w:r>
    </w:p>
    <w:p w14:paraId="620FB693" w14:textId="77777777" w:rsidR="00D6768B" w:rsidRDefault="00D6768B">
      <w:pPr>
        <w:spacing w:line="240" w:lineRule="auto"/>
        <w:rPr>
          <w:rFonts w:ascii="Times New Roman" w:eastAsia="Times New Roman" w:hAnsi="Times New Roman" w:cs="Times New Roman"/>
        </w:rPr>
      </w:pPr>
    </w:p>
    <w:p w14:paraId="0FDC13A0"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Bates D, Mächler M, Bolker B, Walker S (2015) Fitting linear mixed-effects models using lme4. Journal of Statistical Software 67(1):1–48. </w:t>
      </w:r>
      <w:hyperlink r:id="rId16">
        <w:r>
          <w:rPr>
            <w:rFonts w:ascii="Times New Roman" w:eastAsia="Times New Roman" w:hAnsi="Times New Roman" w:cs="Times New Roman"/>
            <w:color w:val="1155CC"/>
            <w:u w:val="single"/>
          </w:rPr>
          <w:t>https://doi.org/10.18637/jss.v067.i01</w:t>
        </w:r>
      </w:hyperlink>
      <w:r>
        <w:rPr>
          <w:rFonts w:ascii="Times New Roman" w:eastAsia="Times New Roman" w:hAnsi="Times New Roman" w:cs="Times New Roman"/>
        </w:rPr>
        <w:t xml:space="preserve"> </w:t>
      </w:r>
    </w:p>
    <w:p w14:paraId="08E99C06" w14:textId="77777777" w:rsidR="00D6768B" w:rsidRDefault="00D6768B">
      <w:pPr>
        <w:spacing w:line="240" w:lineRule="auto"/>
        <w:rPr>
          <w:rFonts w:ascii="Times New Roman" w:eastAsia="Times New Roman" w:hAnsi="Times New Roman" w:cs="Times New Roman"/>
        </w:rPr>
      </w:pPr>
    </w:p>
    <w:p w14:paraId="05133CD1"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Beaumont MA, Balding DJ (2004) Identifying adaptive genetic divergence among populations from genome scans. Molecular ecology 13(4):969-980. </w:t>
      </w:r>
      <w:hyperlink r:id="rId17">
        <w:r>
          <w:rPr>
            <w:rFonts w:ascii="Times New Roman" w:eastAsia="Times New Roman" w:hAnsi="Times New Roman" w:cs="Times New Roman"/>
            <w:color w:val="1155CC"/>
            <w:u w:val="single"/>
          </w:rPr>
          <w:t>https://doi.org/10.1111/j.1365-294X.2004.02125.x</w:t>
        </w:r>
      </w:hyperlink>
      <w:r>
        <w:rPr>
          <w:rFonts w:ascii="Times New Roman" w:eastAsia="Times New Roman" w:hAnsi="Times New Roman" w:cs="Times New Roman"/>
        </w:rPr>
        <w:t xml:space="preserve"> </w:t>
      </w:r>
    </w:p>
    <w:p w14:paraId="4E10DEF7" w14:textId="77777777" w:rsidR="00D6768B" w:rsidRDefault="00D6768B">
      <w:pPr>
        <w:spacing w:line="240" w:lineRule="auto"/>
        <w:rPr>
          <w:rFonts w:ascii="Times New Roman" w:eastAsia="Times New Roman" w:hAnsi="Times New Roman" w:cs="Times New Roman"/>
        </w:rPr>
      </w:pPr>
    </w:p>
    <w:p w14:paraId="784676AE"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Beaumont MA, Nichols RA (1996) Evaluating loci for use in the genetic analysis of population structure. Proceedings of the Royal Society of London. Series B: Biological Sciences 263(1377):1619-1626. </w:t>
      </w:r>
      <w:hyperlink r:id="rId18">
        <w:r>
          <w:rPr>
            <w:rFonts w:ascii="Times New Roman" w:eastAsia="Times New Roman" w:hAnsi="Times New Roman" w:cs="Times New Roman"/>
            <w:color w:val="1155CC"/>
            <w:u w:val="single"/>
          </w:rPr>
          <w:t>https://doi.org/10.1098/rspb.1996.0237</w:t>
        </w:r>
      </w:hyperlink>
      <w:r>
        <w:rPr>
          <w:rFonts w:ascii="Times New Roman" w:eastAsia="Times New Roman" w:hAnsi="Times New Roman" w:cs="Times New Roman"/>
        </w:rPr>
        <w:t xml:space="preserve"> </w:t>
      </w:r>
    </w:p>
    <w:p w14:paraId="4243DFF5" w14:textId="77777777" w:rsidR="00D6768B" w:rsidRDefault="00D6768B">
      <w:pPr>
        <w:spacing w:line="240" w:lineRule="auto"/>
        <w:rPr>
          <w:rFonts w:ascii="Times New Roman" w:eastAsia="Times New Roman" w:hAnsi="Times New Roman" w:cs="Times New Roman"/>
        </w:rPr>
      </w:pPr>
    </w:p>
    <w:p w14:paraId="40F37F76"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Berg JJ, Coop G (2014) A population genetic signal of polygenic adaptation. PLoS genetics 10(8):e1004412. </w:t>
      </w:r>
      <w:hyperlink r:id="rId19">
        <w:r>
          <w:rPr>
            <w:rFonts w:ascii="Times New Roman" w:eastAsia="Times New Roman" w:hAnsi="Times New Roman" w:cs="Times New Roman"/>
            <w:color w:val="1155CC"/>
            <w:u w:val="single"/>
          </w:rPr>
          <w:t>https://doi.org/10.1371/journal.pgen.1004412</w:t>
        </w:r>
      </w:hyperlink>
      <w:r>
        <w:rPr>
          <w:rFonts w:ascii="Times New Roman" w:eastAsia="Times New Roman" w:hAnsi="Times New Roman" w:cs="Times New Roman"/>
        </w:rPr>
        <w:t xml:space="preserve"> </w:t>
      </w:r>
    </w:p>
    <w:p w14:paraId="586DBA51" w14:textId="77777777" w:rsidR="00D6768B" w:rsidRDefault="00D6768B">
      <w:pPr>
        <w:spacing w:line="240" w:lineRule="auto"/>
        <w:rPr>
          <w:rFonts w:ascii="Times New Roman" w:eastAsia="Times New Roman" w:hAnsi="Times New Roman" w:cs="Times New Roman"/>
        </w:rPr>
      </w:pPr>
    </w:p>
    <w:p w14:paraId="04919736"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Breiman L (2001) Random forests. Machine Learning 45:5-32. https://doi.org/10.1023/A:1010933404324</w:t>
      </w:r>
    </w:p>
    <w:p w14:paraId="6062A7AA" w14:textId="77777777" w:rsidR="00D6768B" w:rsidRDefault="00D6768B">
      <w:pPr>
        <w:spacing w:line="240" w:lineRule="auto"/>
        <w:rPr>
          <w:rFonts w:ascii="Times New Roman" w:eastAsia="Times New Roman" w:hAnsi="Times New Roman" w:cs="Times New Roman"/>
        </w:rPr>
      </w:pPr>
    </w:p>
    <w:p w14:paraId="43C715AD" w14:textId="77777777" w:rsidR="00D6768B" w:rsidRDefault="00D6768B">
      <w:pPr>
        <w:spacing w:line="240" w:lineRule="auto"/>
        <w:rPr>
          <w:rFonts w:ascii="Times New Roman" w:eastAsia="Times New Roman" w:hAnsi="Times New Roman" w:cs="Times New Roman"/>
        </w:rPr>
      </w:pPr>
    </w:p>
    <w:p w14:paraId="47975D6C"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Decker JE, Vasco DA, McKay SD, McClure MC, Rolf MM, Kim J, et al (2012) A novel analytical method, Birth Date Selection Mapping, detects response of the Angus (</w:t>
      </w:r>
      <w:r>
        <w:rPr>
          <w:rFonts w:ascii="Times New Roman" w:eastAsia="Times New Roman" w:hAnsi="Times New Roman" w:cs="Times New Roman"/>
          <w:i/>
        </w:rPr>
        <w:t>Bos taurus</w:t>
      </w:r>
      <w:r>
        <w:rPr>
          <w:rFonts w:ascii="Times New Roman" w:eastAsia="Times New Roman" w:hAnsi="Times New Roman" w:cs="Times New Roman"/>
        </w:rPr>
        <w:t xml:space="preserve">) genome to selection on complex traits. BMC Genomics 13:1-14. </w:t>
      </w:r>
      <w:hyperlink r:id="rId20">
        <w:r>
          <w:rPr>
            <w:rFonts w:ascii="Times New Roman" w:eastAsia="Times New Roman" w:hAnsi="Times New Roman" w:cs="Times New Roman"/>
            <w:color w:val="1155CC"/>
            <w:u w:val="single"/>
          </w:rPr>
          <w:t>https://doi.org/10.1186/1471-2164-13-606</w:t>
        </w:r>
      </w:hyperlink>
      <w:r>
        <w:rPr>
          <w:rFonts w:ascii="Times New Roman" w:eastAsia="Times New Roman" w:hAnsi="Times New Roman" w:cs="Times New Roman"/>
        </w:rPr>
        <w:t xml:space="preserve"> </w:t>
      </w:r>
    </w:p>
    <w:p w14:paraId="14E7CE54" w14:textId="77777777" w:rsidR="00D6768B" w:rsidRDefault="00D6768B">
      <w:pPr>
        <w:spacing w:line="240" w:lineRule="auto"/>
        <w:rPr>
          <w:rFonts w:ascii="Times New Roman" w:eastAsia="Times New Roman" w:hAnsi="Times New Roman" w:cs="Times New Roman"/>
        </w:rPr>
      </w:pPr>
    </w:p>
    <w:p w14:paraId="1BE33B0B"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Douches DS, Maas D, </w:t>
      </w:r>
      <w:proofErr w:type="spellStart"/>
      <w:r>
        <w:rPr>
          <w:rFonts w:ascii="Times New Roman" w:eastAsia="Times New Roman" w:hAnsi="Times New Roman" w:cs="Times New Roman"/>
        </w:rPr>
        <w:t>Jastrzebski</w:t>
      </w:r>
      <w:proofErr w:type="spellEnd"/>
      <w:r>
        <w:rPr>
          <w:rFonts w:ascii="Times New Roman" w:eastAsia="Times New Roman" w:hAnsi="Times New Roman" w:cs="Times New Roman"/>
        </w:rPr>
        <w:t xml:space="preserve"> K, Chase RW (1996) Assessment of potato breeding progress in the USA over the last century. Crop Science 36(6):1544-1552. </w:t>
      </w:r>
      <w:hyperlink r:id="rId21">
        <w:r>
          <w:rPr>
            <w:rFonts w:ascii="Times New Roman" w:eastAsia="Times New Roman" w:hAnsi="Times New Roman" w:cs="Times New Roman"/>
            <w:color w:val="1155CC"/>
            <w:u w:val="single"/>
          </w:rPr>
          <w:t>https://doi.org/10.2135/cropsci1996.0011183X003600060024x</w:t>
        </w:r>
      </w:hyperlink>
      <w:r>
        <w:rPr>
          <w:rFonts w:ascii="Times New Roman" w:eastAsia="Times New Roman" w:hAnsi="Times New Roman" w:cs="Times New Roman"/>
        </w:rPr>
        <w:t xml:space="preserve"> </w:t>
      </w:r>
    </w:p>
    <w:p w14:paraId="775CD641" w14:textId="77777777" w:rsidR="00D6768B" w:rsidRDefault="00D6768B">
      <w:pPr>
        <w:spacing w:line="240" w:lineRule="auto"/>
        <w:rPr>
          <w:rFonts w:ascii="Times New Roman" w:eastAsia="Times New Roman" w:hAnsi="Times New Roman" w:cs="Times New Roman"/>
        </w:rPr>
      </w:pPr>
    </w:p>
    <w:p w14:paraId="3F9483D5"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rPr>
        <w:t xml:space="preserve">Endelman JB (2023) Fully efficient, two-stage analysis of multi-environment trials with directional dominance and multi-trait genomic selection. Theoretical and Applied Genetics 136(4):65. </w:t>
      </w:r>
      <w:hyperlink r:id="rId22">
        <w:r>
          <w:rPr>
            <w:rFonts w:ascii="Times New Roman" w:eastAsia="Times New Roman" w:hAnsi="Times New Roman" w:cs="Times New Roman"/>
            <w:color w:val="1155CC"/>
            <w:u w:val="single"/>
          </w:rPr>
          <w:t>https://doi.org/10.1007/s00122-023-04298-x</w:t>
        </w:r>
      </w:hyperlink>
      <w:r>
        <w:rPr>
          <w:rFonts w:ascii="Times New Roman" w:eastAsia="Times New Roman" w:hAnsi="Times New Roman" w:cs="Times New Roman"/>
        </w:rPr>
        <w:t xml:space="preserve"> </w:t>
      </w:r>
    </w:p>
    <w:p w14:paraId="3F9264E9" w14:textId="77777777" w:rsidR="00D6768B" w:rsidRDefault="00D6768B">
      <w:pPr>
        <w:spacing w:line="240" w:lineRule="auto"/>
        <w:rPr>
          <w:rFonts w:ascii="Times New Roman" w:eastAsia="Times New Roman" w:hAnsi="Times New Roman" w:cs="Times New Roman"/>
          <w:highlight w:val="white"/>
        </w:rPr>
      </w:pPr>
    </w:p>
    <w:p w14:paraId="6E36130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Ewing PM, Runck BC, Kono TY, Kantar MB (2019) The home field advantage of modern plant breeding. </w:t>
      </w:r>
      <w:proofErr w:type="spellStart"/>
      <w:r>
        <w:rPr>
          <w:rFonts w:ascii="Times New Roman" w:eastAsia="Times New Roman" w:hAnsi="Times New Roman" w:cs="Times New Roman"/>
          <w:highlight w:val="white"/>
        </w:rPr>
        <w:t>PloS</w:t>
      </w:r>
      <w:proofErr w:type="spellEnd"/>
      <w:r>
        <w:rPr>
          <w:rFonts w:ascii="Times New Roman" w:eastAsia="Times New Roman" w:hAnsi="Times New Roman" w:cs="Times New Roman"/>
          <w:highlight w:val="white"/>
        </w:rPr>
        <w:t xml:space="preserve"> one 14(12):e0227079. </w:t>
      </w:r>
      <w:hyperlink r:id="rId23">
        <w:r>
          <w:rPr>
            <w:rFonts w:ascii="Times New Roman" w:eastAsia="Times New Roman" w:hAnsi="Times New Roman" w:cs="Times New Roman"/>
            <w:color w:val="1155CC"/>
            <w:highlight w:val="white"/>
            <w:u w:val="single"/>
          </w:rPr>
          <w:t>https://doi.org/10.1371/journal.pone.0227079</w:t>
        </w:r>
      </w:hyperlink>
      <w:r>
        <w:rPr>
          <w:rFonts w:ascii="Times New Roman" w:eastAsia="Times New Roman" w:hAnsi="Times New Roman" w:cs="Times New Roman"/>
          <w:highlight w:val="white"/>
        </w:rPr>
        <w:t xml:space="preserve"> </w:t>
      </w:r>
    </w:p>
    <w:p w14:paraId="2B844829" w14:textId="77777777" w:rsidR="00D6768B" w:rsidRDefault="00D6768B">
      <w:pPr>
        <w:spacing w:line="240" w:lineRule="auto"/>
        <w:rPr>
          <w:rFonts w:ascii="Times New Roman" w:eastAsia="Times New Roman" w:hAnsi="Times New Roman" w:cs="Times New Roman"/>
          <w:highlight w:val="white"/>
        </w:rPr>
      </w:pPr>
    </w:p>
    <w:p w14:paraId="0CD1204B" w14:textId="77777777" w:rsidR="00D6768B" w:rsidRDefault="00D00C80">
      <w:pPr>
        <w:spacing w:after="120" w:line="240" w:lineRule="auto"/>
        <w:rPr>
          <w:rFonts w:ascii="Times New Roman" w:eastAsia="Times New Roman" w:hAnsi="Times New Roman" w:cs="Times New Roman"/>
          <w:highlight w:val="white"/>
        </w:rPr>
      </w:pPr>
      <w:proofErr w:type="gramStart"/>
      <w:r>
        <w:rPr>
          <w:rFonts w:ascii="Times New Roman" w:eastAsia="Times New Roman" w:hAnsi="Times New Roman" w:cs="Times New Roman"/>
          <w:highlight w:val="white"/>
        </w:rPr>
        <w:lastRenderedPageBreak/>
        <w:t>Felcher</w:t>
      </w:r>
      <w:proofErr w:type="gramEnd"/>
      <w:r>
        <w:rPr>
          <w:rFonts w:ascii="Times New Roman" w:eastAsia="Times New Roman" w:hAnsi="Times New Roman" w:cs="Times New Roman"/>
          <w:highlight w:val="white"/>
        </w:rPr>
        <w:t xml:space="preserve"> KJ, Coombs JJ, Massa AN, Hansey CN, Hamilton JP, Veilleux RE, Buell CB, Douches DS (2012) Integration of two diploid potato linkage maps with the potato genome sequence. PLoS ONE 7(4):e36347. </w:t>
      </w:r>
      <w:hyperlink r:id="rId24">
        <w:r>
          <w:rPr>
            <w:rFonts w:ascii="Times New Roman" w:eastAsia="Times New Roman" w:hAnsi="Times New Roman" w:cs="Times New Roman"/>
            <w:color w:val="1155CC"/>
            <w:highlight w:val="white"/>
            <w:u w:val="single"/>
          </w:rPr>
          <w:t>https://doi.org/10.1371/journal.pone.0036347</w:t>
        </w:r>
      </w:hyperlink>
      <w:r>
        <w:rPr>
          <w:rFonts w:ascii="Times New Roman" w:eastAsia="Times New Roman" w:hAnsi="Times New Roman" w:cs="Times New Roman"/>
          <w:highlight w:val="white"/>
        </w:rPr>
        <w:t xml:space="preserve"> </w:t>
      </w:r>
    </w:p>
    <w:p w14:paraId="4DD09717" w14:textId="77777777" w:rsidR="00D6768B" w:rsidRDefault="00D6768B">
      <w:pPr>
        <w:spacing w:line="240" w:lineRule="auto"/>
        <w:rPr>
          <w:rFonts w:ascii="Times New Roman" w:eastAsia="Times New Roman" w:hAnsi="Times New Roman" w:cs="Times New Roman"/>
          <w:highlight w:val="white"/>
        </w:rPr>
      </w:pPr>
    </w:p>
    <w:p w14:paraId="56412FE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Foll M, Gaggiotti O (2008) A genome-scan method to identify selected loci appropriate for both dominant and codominant markers: a Bayesian perspective. Genetics 180(2):977-993. </w:t>
      </w:r>
      <w:hyperlink r:id="rId25">
        <w:r>
          <w:rPr>
            <w:rFonts w:ascii="Times New Roman" w:eastAsia="Times New Roman" w:hAnsi="Times New Roman" w:cs="Times New Roman"/>
            <w:color w:val="1155CC"/>
            <w:highlight w:val="white"/>
            <w:u w:val="single"/>
          </w:rPr>
          <w:t>https://doi.org/10.1534/genetics.108.092221</w:t>
        </w:r>
      </w:hyperlink>
      <w:r>
        <w:rPr>
          <w:rFonts w:ascii="Times New Roman" w:eastAsia="Times New Roman" w:hAnsi="Times New Roman" w:cs="Times New Roman"/>
          <w:highlight w:val="white"/>
        </w:rPr>
        <w:t xml:space="preserve"> </w:t>
      </w:r>
    </w:p>
    <w:p w14:paraId="1DD6EBD6" w14:textId="77777777" w:rsidR="00D6768B" w:rsidRDefault="00D6768B">
      <w:pPr>
        <w:spacing w:line="240" w:lineRule="auto"/>
        <w:rPr>
          <w:rFonts w:ascii="Times New Roman" w:eastAsia="Times New Roman" w:hAnsi="Times New Roman" w:cs="Times New Roman"/>
          <w:highlight w:val="white"/>
        </w:rPr>
      </w:pPr>
    </w:p>
    <w:p w14:paraId="5922387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García‐Ramos G, Kirkpatrick M (1997) Genetic models of adaptation and gene flow in peripheral populations. Evolution 51(1):21-28. </w:t>
      </w:r>
      <w:hyperlink r:id="rId26">
        <w:r>
          <w:rPr>
            <w:rFonts w:ascii="Times New Roman" w:eastAsia="Times New Roman" w:hAnsi="Times New Roman" w:cs="Times New Roman"/>
            <w:color w:val="1155CC"/>
            <w:highlight w:val="white"/>
            <w:u w:val="single"/>
          </w:rPr>
          <w:t>https://doi.org/10.1111/j.1558-5646.1997.tb02384.x</w:t>
        </w:r>
      </w:hyperlink>
      <w:r>
        <w:rPr>
          <w:rFonts w:ascii="Times New Roman" w:eastAsia="Times New Roman" w:hAnsi="Times New Roman" w:cs="Times New Roman"/>
          <w:highlight w:val="white"/>
        </w:rPr>
        <w:t xml:space="preserve"> </w:t>
      </w:r>
    </w:p>
    <w:p w14:paraId="10DC671A" w14:textId="77777777" w:rsidR="00D6768B" w:rsidRDefault="00D6768B">
      <w:pPr>
        <w:spacing w:line="240" w:lineRule="auto"/>
        <w:rPr>
          <w:rFonts w:ascii="Times New Roman" w:eastAsia="Times New Roman" w:hAnsi="Times New Roman" w:cs="Times New Roman"/>
          <w:highlight w:val="white"/>
        </w:rPr>
      </w:pPr>
    </w:p>
    <w:p w14:paraId="726C0352"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Haldane JBS (1956) The relation between density regulation and natural selection. Proceedings of the Royal Society of London. Series B-Biological Sciences 145(920):306-308. </w:t>
      </w:r>
      <w:hyperlink r:id="rId27">
        <w:r>
          <w:rPr>
            <w:rFonts w:ascii="Times New Roman" w:eastAsia="Times New Roman" w:hAnsi="Times New Roman" w:cs="Times New Roman"/>
            <w:color w:val="1155CC"/>
            <w:highlight w:val="white"/>
            <w:u w:val="single"/>
          </w:rPr>
          <w:t>https://doi.org/10.1098/rspb.1956.0039</w:t>
        </w:r>
      </w:hyperlink>
      <w:r>
        <w:rPr>
          <w:rFonts w:ascii="Times New Roman" w:eastAsia="Times New Roman" w:hAnsi="Times New Roman" w:cs="Times New Roman"/>
          <w:highlight w:val="white"/>
        </w:rPr>
        <w:t xml:space="preserve"> </w:t>
      </w:r>
    </w:p>
    <w:p w14:paraId="34C84771" w14:textId="77777777" w:rsidR="00D6768B" w:rsidRDefault="00D6768B">
      <w:pPr>
        <w:spacing w:line="240" w:lineRule="auto"/>
        <w:rPr>
          <w:rFonts w:ascii="Times New Roman" w:eastAsia="Times New Roman" w:hAnsi="Times New Roman" w:cs="Times New Roman"/>
          <w:highlight w:val="white"/>
        </w:rPr>
      </w:pPr>
    </w:p>
    <w:p w14:paraId="02698E3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Hancock AM, Alkorta-Aranburu G, Witonsky DB, Di Rienzo A (2010) Adaptations to new environments in humans: the role of subtle allele frequency shifts. Philosophical Transactions of the Royal Society B: Biological Sciences 365(1552):2459-2468. </w:t>
      </w:r>
      <w:hyperlink r:id="rId28">
        <w:r>
          <w:rPr>
            <w:rFonts w:ascii="Times New Roman" w:eastAsia="Times New Roman" w:hAnsi="Times New Roman" w:cs="Times New Roman"/>
            <w:color w:val="1155CC"/>
            <w:highlight w:val="white"/>
            <w:u w:val="single"/>
          </w:rPr>
          <w:t>https://doi.org/10.1098/rstb.2010.0032</w:t>
        </w:r>
      </w:hyperlink>
      <w:r>
        <w:rPr>
          <w:rFonts w:ascii="Times New Roman" w:eastAsia="Times New Roman" w:hAnsi="Times New Roman" w:cs="Times New Roman"/>
          <w:highlight w:val="white"/>
        </w:rPr>
        <w:t xml:space="preserve"> </w:t>
      </w:r>
    </w:p>
    <w:p w14:paraId="2680ED55" w14:textId="77777777" w:rsidR="00D6768B" w:rsidRDefault="00D6768B">
      <w:pPr>
        <w:spacing w:line="240" w:lineRule="auto"/>
        <w:rPr>
          <w:rFonts w:ascii="Times New Roman" w:eastAsia="Times New Roman" w:hAnsi="Times New Roman" w:cs="Times New Roman"/>
          <w:highlight w:val="white"/>
        </w:rPr>
      </w:pPr>
    </w:p>
    <w:p w14:paraId="3B1D8F34"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Hirsch CN, Hirsch CD, </w:t>
      </w:r>
      <w:proofErr w:type="gramStart"/>
      <w:r>
        <w:rPr>
          <w:rFonts w:ascii="Times New Roman" w:eastAsia="Times New Roman" w:hAnsi="Times New Roman" w:cs="Times New Roman"/>
          <w:highlight w:val="white"/>
        </w:rPr>
        <w:t>Felcher</w:t>
      </w:r>
      <w:proofErr w:type="gramEnd"/>
      <w:r>
        <w:rPr>
          <w:rFonts w:ascii="Times New Roman" w:eastAsia="Times New Roman" w:hAnsi="Times New Roman" w:cs="Times New Roman"/>
          <w:highlight w:val="white"/>
        </w:rPr>
        <w:t xml:space="preserve"> K, Coombs J, Zarka D, Van Deynze A, De Jong W, Veilleux RE, Jansky S, Bethke P, et al (2013) Retrospective View of North American Potato (</w:t>
      </w:r>
      <w:r>
        <w:rPr>
          <w:rFonts w:ascii="Times New Roman" w:eastAsia="Times New Roman" w:hAnsi="Times New Roman" w:cs="Times New Roman"/>
          <w:i/>
          <w:highlight w:val="white"/>
        </w:rPr>
        <w:t>Solanum tuberosum</w:t>
      </w:r>
      <w:r>
        <w:rPr>
          <w:rFonts w:ascii="Times New Roman" w:eastAsia="Times New Roman" w:hAnsi="Times New Roman" w:cs="Times New Roman"/>
          <w:highlight w:val="white"/>
        </w:rPr>
        <w:t xml:space="preserve"> L.) Breeding in the 20th and 21st Centuries. G3 3(6):1003–1013. </w:t>
      </w:r>
      <w:hyperlink r:id="rId29">
        <w:r>
          <w:rPr>
            <w:rFonts w:ascii="Times New Roman" w:eastAsia="Times New Roman" w:hAnsi="Times New Roman" w:cs="Times New Roman"/>
            <w:color w:val="1155CC"/>
            <w:highlight w:val="white"/>
            <w:u w:val="single"/>
          </w:rPr>
          <w:t>https://doi.org/10.1534/g3.113.005595</w:t>
        </w:r>
      </w:hyperlink>
      <w:r>
        <w:rPr>
          <w:rFonts w:ascii="Times New Roman" w:eastAsia="Times New Roman" w:hAnsi="Times New Roman" w:cs="Times New Roman"/>
          <w:highlight w:val="white"/>
        </w:rPr>
        <w:t xml:space="preserve"> </w:t>
      </w:r>
    </w:p>
    <w:p w14:paraId="780B86A5" w14:textId="77777777" w:rsidR="00D6768B" w:rsidRDefault="00D6768B">
      <w:pPr>
        <w:spacing w:line="240" w:lineRule="auto"/>
        <w:rPr>
          <w:rFonts w:ascii="Times New Roman" w:eastAsia="Times New Roman" w:hAnsi="Times New Roman" w:cs="Times New Roman"/>
          <w:highlight w:val="white"/>
        </w:rPr>
      </w:pPr>
    </w:p>
    <w:p w14:paraId="6D39501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Howden SM, Soussana JF, Tubiello FN, Chhetri N, Dunlop M, Meinke H (2007) Adapting agriculture to climate change. Proceedings of the national academy of sciences 104(50):19691-19696. </w:t>
      </w:r>
      <w:hyperlink r:id="rId30">
        <w:r>
          <w:rPr>
            <w:rFonts w:ascii="Times New Roman" w:eastAsia="Times New Roman" w:hAnsi="Times New Roman" w:cs="Times New Roman"/>
            <w:color w:val="1155CC"/>
            <w:highlight w:val="white"/>
            <w:u w:val="single"/>
          </w:rPr>
          <w:t>https://doi.org/10.1073/pnas.0701890104</w:t>
        </w:r>
      </w:hyperlink>
      <w:r>
        <w:rPr>
          <w:rFonts w:ascii="Times New Roman" w:eastAsia="Times New Roman" w:hAnsi="Times New Roman" w:cs="Times New Roman"/>
          <w:highlight w:val="white"/>
        </w:rPr>
        <w:t xml:space="preserve"> </w:t>
      </w:r>
    </w:p>
    <w:p w14:paraId="4AC26EC7" w14:textId="77777777" w:rsidR="00D6768B" w:rsidRDefault="00D6768B">
      <w:pPr>
        <w:spacing w:line="240" w:lineRule="auto"/>
        <w:rPr>
          <w:rFonts w:ascii="Times New Roman" w:eastAsia="Times New Roman" w:hAnsi="Times New Roman" w:cs="Times New Roman"/>
          <w:highlight w:val="white"/>
        </w:rPr>
      </w:pPr>
    </w:p>
    <w:p w14:paraId="20209BD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Hung HY, Shannon LM, Tian F, Bradbury PJ, Chen C, Flint-Garcia SA, et al (2012) ZmCCT and the genetic basis of day-length adaptation underlying the postdomestication spread of maize. Proceedings of the National Academy of Sciences 109(28):E1913-E1921. </w:t>
      </w:r>
      <w:hyperlink r:id="rId31">
        <w:r>
          <w:rPr>
            <w:rFonts w:ascii="Times New Roman" w:eastAsia="Times New Roman" w:hAnsi="Times New Roman" w:cs="Times New Roman"/>
            <w:color w:val="1155CC"/>
            <w:highlight w:val="white"/>
            <w:u w:val="single"/>
          </w:rPr>
          <w:t>https://doi.org/10.1073/pnas.1203189109</w:t>
        </w:r>
      </w:hyperlink>
      <w:r>
        <w:rPr>
          <w:rFonts w:ascii="Times New Roman" w:eastAsia="Times New Roman" w:hAnsi="Times New Roman" w:cs="Times New Roman"/>
          <w:highlight w:val="white"/>
        </w:rPr>
        <w:t xml:space="preserve"> </w:t>
      </w:r>
    </w:p>
    <w:p w14:paraId="1E074EE4" w14:textId="77777777" w:rsidR="00D6768B" w:rsidRDefault="00D6768B">
      <w:pPr>
        <w:spacing w:line="240" w:lineRule="auto"/>
        <w:rPr>
          <w:rFonts w:ascii="Times New Roman" w:eastAsia="Times New Roman" w:hAnsi="Times New Roman" w:cs="Times New Roman"/>
          <w:highlight w:val="white"/>
        </w:rPr>
      </w:pPr>
    </w:p>
    <w:p w14:paraId="196A34C2"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Kirkpatrick M, Barton NH (1997) Evolution of a species' range. The American Naturalist 150(1):1-23. </w:t>
      </w:r>
      <w:hyperlink r:id="rId32">
        <w:r>
          <w:rPr>
            <w:rFonts w:ascii="Times New Roman" w:eastAsia="Times New Roman" w:hAnsi="Times New Roman" w:cs="Times New Roman"/>
            <w:color w:val="1155CC"/>
            <w:highlight w:val="white"/>
            <w:u w:val="single"/>
          </w:rPr>
          <w:t>https://doi.org/10.1086/286054</w:t>
        </w:r>
      </w:hyperlink>
      <w:r>
        <w:rPr>
          <w:rFonts w:ascii="Times New Roman" w:eastAsia="Times New Roman" w:hAnsi="Times New Roman" w:cs="Times New Roman"/>
          <w:highlight w:val="white"/>
        </w:rPr>
        <w:t xml:space="preserve"> </w:t>
      </w:r>
    </w:p>
    <w:p w14:paraId="1A76A53C" w14:textId="77777777" w:rsidR="00D6768B" w:rsidRDefault="00D6768B">
      <w:pPr>
        <w:spacing w:line="240" w:lineRule="auto"/>
        <w:rPr>
          <w:rFonts w:ascii="Times New Roman" w:eastAsia="Times New Roman" w:hAnsi="Times New Roman" w:cs="Times New Roman"/>
          <w:highlight w:val="white"/>
        </w:rPr>
      </w:pPr>
    </w:p>
    <w:p w14:paraId="54ADAF76"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Kloosterman B, Abelenda JA, Gomez MD, Oortwijn M, de Boer JM, Kowitwanich K, Horvath BM, van Eck HJ, Smaczniak C, Prat S, Visser R  (2013) Naturally occurring allele diversity allows potato cultivation in northern latitudes. Nature 495(7440):246-50. </w:t>
      </w:r>
      <w:hyperlink r:id="rId33">
        <w:r>
          <w:rPr>
            <w:rFonts w:ascii="Times New Roman" w:eastAsia="Times New Roman" w:hAnsi="Times New Roman" w:cs="Times New Roman"/>
            <w:color w:val="1155CC"/>
            <w:highlight w:val="white"/>
            <w:u w:val="single"/>
          </w:rPr>
          <w:t>https://doi.org/10.1038/nature11912</w:t>
        </w:r>
      </w:hyperlink>
    </w:p>
    <w:p w14:paraId="26311258" w14:textId="77777777" w:rsidR="00D6768B" w:rsidRDefault="00D6768B">
      <w:pPr>
        <w:spacing w:line="240" w:lineRule="auto"/>
        <w:rPr>
          <w:rFonts w:ascii="Times New Roman" w:eastAsia="Times New Roman" w:hAnsi="Times New Roman" w:cs="Times New Roman"/>
          <w:highlight w:val="white"/>
        </w:rPr>
      </w:pPr>
    </w:p>
    <w:p w14:paraId="4399709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Lasky JR, Upadhyaya HD, Ramu P, Deshpande S, Hash CT, Bonnette J, et al (2015) Genome-environment associations in sorghum landraces predict adaptive traits. Science advances 1(6):e1400218. </w:t>
      </w:r>
      <w:hyperlink r:id="rId34">
        <w:r>
          <w:rPr>
            <w:rFonts w:ascii="Times New Roman" w:eastAsia="Times New Roman" w:hAnsi="Times New Roman" w:cs="Times New Roman"/>
            <w:color w:val="1155CC"/>
            <w:highlight w:val="white"/>
            <w:u w:val="single"/>
          </w:rPr>
          <w:t>https://doi.org/10.1126/sciadv.1400218</w:t>
        </w:r>
      </w:hyperlink>
      <w:r>
        <w:rPr>
          <w:rFonts w:ascii="Times New Roman" w:eastAsia="Times New Roman" w:hAnsi="Times New Roman" w:cs="Times New Roman"/>
          <w:highlight w:val="white"/>
        </w:rPr>
        <w:t xml:space="preserve"> </w:t>
      </w:r>
    </w:p>
    <w:p w14:paraId="70813AA7" w14:textId="77777777" w:rsidR="00D6768B" w:rsidRDefault="00D6768B">
      <w:pPr>
        <w:spacing w:line="240" w:lineRule="auto"/>
        <w:rPr>
          <w:rFonts w:ascii="Times New Roman" w:eastAsia="Times New Roman" w:hAnsi="Times New Roman" w:cs="Times New Roman"/>
          <w:highlight w:val="white"/>
        </w:rPr>
      </w:pPr>
    </w:p>
    <w:p w14:paraId="28B404CB"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Lasky JR, Josephs EB, Morris GP (2023) Genotype–environment associations to reveal the molecular basis of environmental adaptation. The Plant Cell 35(1):125-138. </w:t>
      </w:r>
      <w:hyperlink r:id="rId35">
        <w:r>
          <w:rPr>
            <w:rFonts w:ascii="Times New Roman" w:eastAsia="Times New Roman" w:hAnsi="Times New Roman" w:cs="Times New Roman"/>
            <w:color w:val="1155CC"/>
            <w:highlight w:val="white"/>
            <w:u w:val="single"/>
          </w:rPr>
          <w:t>https://doi.org/10.1093/plcell/koac267</w:t>
        </w:r>
      </w:hyperlink>
      <w:r>
        <w:rPr>
          <w:rFonts w:ascii="Times New Roman" w:eastAsia="Times New Roman" w:hAnsi="Times New Roman" w:cs="Times New Roman"/>
          <w:highlight w:val="white"/>
        </w:rPr>
        <w:t xml:space="preserve"> </w:t>
      </w:r>
    </w:p>
    <w:p w14:paraId="1D28976C" w14:textId="77777777" w:rsidR="00D6768B" w:rsidRDefault="00D6768B">
      <w:pPr>
        <w:spacing w:line="240" w:lineRule="auto"/>
        <w:rPr>
          <w:rFonts w:ascii="Times New Roman" w:eastAsia="Times New Roman" w:hAnsi="Times New Roman" w:cs="Times New Roman"/>
          <w:highlight w:val="white"/>
        </w:rPr>
      </w:pPr>
    </w:p>
    <w:p w14:paraId="3945BC2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Lewontin RC, Krakauer J (1973) Distribution of gene frequency as a test of the theory of the selective neutrality of polymorphisms. Genetics 74(1):175-195. </w:t>
      </w:r>
      <w:hyperlink r:id="rId36">
        <w:r>
          <w:rPr>
            <w:rFonts w:ascii="Times New Roman" w:eastAsia="Times New Roman" w:hAnsi="Times New Roman" w:cs="Times New Roman"/>
            <w:color w:val="1155CC"/>
            <w:highlight w:val="white"/>
            <w:u w:val="single"/>
          </w:rPr>
          <w:t>https://doi.org/10.1093/genetics/74.1.175</w:t>
        </w:r>
      </w:hyperlink>
      <w:r>
        <w:rPr>
          <w:rFonts w:ascii="Times New Roman" w:eastAsia="Times New Roman" w:hAnsi="Times New Roman" w:cs="Times New Roman"/>
          <w:highlight w:val="white"/>
        </w:rPr>
        <w:t xml:space="preserve"> </w:t>
      </w:r>
    </w:p>
    <w:p w14:paraId="434F6381" w14:textId="77777777" w:rsidR="00D6768B" w:rsidRDefault="00D6768B">
      <w:pPr>
        <w:spacing w:line="240" w:lineRule="auto"/>
        <w:rPr>
          <w:rFonts w:ascii="Times New Roman" w:eastAsia="Times New Roman" w:hAnsi="Times New Roman" w:cs="Times New Roman"/>
          <w:highlight w:val="white"/>
        </w:rPr>
      </w:pPr>
    </w:p>
    <w:p w14:paraId="57A92F11"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Li J, Chen GB, Rasheed A, Li D, Sonder K, Zavala Espinosa C, et al (2019) Identifying loci with breeding potential across temperate and tropical adaptation via EigenGWAS and EnvGWAS. Molecular ecology 28(15):3544-3560. </w:t>
      </w:r>
      <w:hyperlink r:id="rId37">
        <w:r>
          <w:rPr>
            <w:rFonts w:ascii="Times New Roman" w:eastAsia="Times New Roman" w:hAnsi="Times New Roman" w:cs="Times New Roman"/>
            <w:color w:val="1155CC"/>
            <w:highlight w:val="white"/>
            <w:u w:val="single"/>
          </w:rPr>
          <w:t>https://doi.org/10.1111/mec.15169</w:t>
        </w:r>
      </w:hyperlink>
      <w:r>
        <w:rPr>
          <w:rFonts w:ascii="Times New Roman" w:eastAsia="Times New Roman" w:hAnsi="Times New Roman" w:cs="Times New Roman"/>
          <w:highlight w:val="white"/>
        </w:rPr>
        <w:t xml:space="preserve"> </w:t>
      </w:r>
    </w:p>
    <w:p w14:paraId="107F8BE6" w14:textId="77777777" w:rsidR="00D6768B" w:rsidRDefault="00D6768B">
      <w:pPr>
        <w:spacing w:line="240" w:lineRule="auto"/>
        <w:rPr>
          <w:rFonts w:ascii="Times New Roman" w:eastAsia="Times New Roman" w:hAnsi="Times New Roman" w:cs="Times New Roman"/>
          <w:highlight w:val="white"/>
        </w:rPr>
      </w:pPr>
    </w:p>
    <w:p w14:paraId="0826BF8A"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Liaw A, Wiener M (2002) Classification and regression by randomForest. R News 2:18-22.</w:t>
      </w:r>
    </w:p>
    <w:p w14:paraId="518EC176" w14:textId="77777777" w:rsidR="00D6768B" w:rsidRDefault="00D6768B">
      <w:pPr>
        <w:spacing w:line="240" w:lineRule="auto"/>
        <w:rPr>
          <w:rFonts w:ascii="Times New Roman" w:eastAsia="Times New Roman" w:hAnsi="Times New Roman" w:cs="Times New Roman"/>
          <w:highlight w:val="white"/>
        </w:rPr>
      </w:pPr>
    </w:p>
    <w:p w14:paraId="6CA0ABC6"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Mendelsohn R, Dinar A, Williams L (2006) The distributional impact of climate change on rich and poor countries. Environment and development economics 11(2):159-178. ​</w:t>
      </w:r>
      <w:hyperlink r:id="rId38">
        <w:r>
          <w:rPr>
            <w:rFonts w:ascii="Times New Roman" w:eastAsia="Times New Roman" w:hAnsi="Times New Roman" w:cs="Times New Roman"/>
            <w:color w:val="1155CC"/>
            <w:highlight w:val="white"/>
            <w:u w:val="single"/>
          </w:rPr>
          <w:t>https://doi.org/10.1017/S1355770X05002755</w:t>
        </w:r>
      </w:hyperlink>
      <w:r>
        <w:rPr>
          <w:rFonts w:ascii="Times New Roman" w:eastAsia="Times New Roman" w:hAnsi="Times New Roman" w:cs="Times New Roman"/>
          <w:highlight w:val="white"/>
        </w:rPr>
        <w:t xml:space="preserve"> </w:t>
      </w:r>
    </w:p>
    <w:p w14:paraId="6AEAB7F3" w14:textId="77777777" w:rsidR="00D6768B" w:rsidRDefault="00D6768B">
      <w:pPr>
        <w:spacing w:line="240" w:lineRule="auto"/>
        <w:rPr>
          <w:rFonts w:ascii="Times New Roman" w:eastAsia="Times New Roman" w:hAnsi="Times New Roman" w:cs="Times New Roman"/>
          <w:highlight w:val="white"/>
        </w:rPr>
      </w:pPr>
    </w:p>
    <w:p w14:paraId="499FCA35"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Pandey J, Scheuring DC, Koym JW, Coombs J., Novy RG, Thompson AL, Holm DG, Douches DS, Miller JC, Vales MI (2021) Genetic diversity and population structure of advanced clones selected over forty years by a potato breeding program in the USA. Sci Rep 11:8344. </w:t>
      </w:r>
      <w:hyperlink r:id="rId39">
        <w:r>
          <w:rPr>
            <w:rFonts w:ascii="Times New Roman" w:eastAsia="Times New Roman" w:hAnsi="Times New Roman" w:cs="Times New Roman"/>
            <w:color w:val="1155CC"/>
            <w:highlight w:val="white"/>
            <w:u w:val="single"/>
          </w:rPr>
          <w:t>https://doi.org/10.1038/s41598-021-87284-x</w:t>
        </w:r>
      </w:hyperlink>
      <w:r>
        <w:rPr>
          <w:rFonts w:ascii="Times New Roman" w:eastAsia="Times New Roman" w:hAnsi="Times New Roman" w:cs="Times New Roman"/>
          <w:highlight w:val="white"/>
        </w:rPr>
        <w:t xml:space="preserve"> </w:t>
      </w:r>
    </w:p>
    <w:p w14:paraId="121D2082" w14:textId="77777777" w:rsidR="00D6768B" w:rsidRDefault="00D6768B">
      <w:pPr>
        <w:spacing w:line="240" w:lineRule="auto"/>
        <w:rPr>
          <w:rFonts w:ascii="Times New Roman" w:eastAsia="Times New Roman" w:hAnsi="Times New Roman" w:cs="Times New Roman"/>
          <w:highlight w:val="white"/>
        </w:rPr>
      </w:pPr>
    </w:p>
    <w:p w14:paraId="0274D91F" w14:textId="77777777" w:rsidR="00D6768B" w:rsidRDefault="00D00C80">
      <w:pPr>
        <w:spacing w:after="160"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Pham GM, Hamilton JP, Wood JC, Burke JT, Zhao H, Vaillancourt B, Ou S, Jiang J, Buell CR (2020). Construction of a chromosome-scale long-read reference genome assembly for potato. GigaScience, 9. </w:t>
      </w:r>
      <w:hyperlink r:id="rId40">
        <w:r>
          <w:rPr>
            <w:rFonts w:ascii="Times New Roman" w:eastAsia="Times New Roman" w:hAnsi="Times New Roman" w:cs="Times New Roman"/>
            <w:color w:val="1155CC"/>
            <w:highlight w:val="white"/>
            <w:u w:val="single"/>
          </w:rPr>
          <w:t>https://doi.org/10.1093/gigascience/giaa100</w:t>
        </w:r>
      </w:hyperlink>
      <w:r>
        <w:rPr>
          <w:rFonts w:ascii="Times New Roman" w:eastAsia="Times New Roman" w:hAnsi="Times New Roman" w:cs="Times New Roman"/>
          <w:highlight w:val="white"/>
        </w:rPr>
        <w:t xml:space="preserve"> </w:t>
      </w:r>
    </w:p>
    <w:p w14:paraId="57BA2F16"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Polechová J (2018) Is the sky the limit? On the expansion threshold of a species’ range. PLoS biology 16(6):e2005372. </w:t>
      </w:r>
      <w:hyperlink r:id="rId41">
        <w:r>
          <w:rPr>
            <w:rFonts w:ascii="Times New Roman" w:eastAsia="Times New Roman" w:hAnsi="Times New Roman" w:cs="Times New Roman"/>
            <w:color w:val="1155CC"/>
            <w:highlight w:val="white"/>
            <w:u w:val="single"/>
          </w:rPr>
          <w:t>https://doi.org/10.1371/journal.pbio.2005372</w:t>
        </w:r>
      </w:hyperlink>
      <w:r>
        <w:rPr>
          <w:rFonts w:ascii="Times New Roman" w:eastAsia="Times New Roman" w:hAnsi="Times New Roman" w:cs="Times New Roman"/>
          <w:highlight w:val="white"/>
        </w:rPr>
        <w:t xml:space="preserve"> </w:t>
      </w:r>
    </w:p>
    <w:p w14:paraId="1CAD3B02" w14:textId="77777777" w:rsidR="00D6768B" w:rsidRDefault="00D6768B">
      <w:pPr>
        <w:spacing w:line="240" w:lineRule="auto"/>
        <w:rPr>
          <w:rFonts w:ascii="Times New Roman" w:eastAsia="Times New Roman" w:hAnsi="Times New Roman" w:cs="Times New Roman"/>
          <w:highlight w:val="white"/>
        </w:rPr>
      </w:pPr>
    </w:p>
    <w:p w14:paraId="3CBD884E"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Polechová J, Barton NH (2015) Limits to adaptation along environmental gradients. Proceedings of the National Academy of Sciences 112(20):6401-6406. </w:t>
      </w:r>
      <w:hyperlink r:id="rId42">
        <w:r>
          <w:rPr>
            <w:rFonts w:ascii="Times New Roman" w:eastAsia="Times New Roman" w:hAnsi="Times New Roman" w:cs="Times New Roman"/>
            <w:color w:val="1155CC"/>
            <w:highlight w:val="white"/>
            <w:u w:val="single"/>
          </w:rPr>
          <w:t>https://doi.org/10.1073/pnas.1421515112</w:t>
        </w:r>
      </w:hyperlink>
      <w:r>
        <w:rPr>
          <w:rFonts w:ascii="Times New Roman" w:eastAsia="Times New Roman" w:hAnsi="Times New Roman" w:cs="Times New Roman"/>
          <w:highlight w:val="white"/>
        </w:rPr>
        <w:t xml:space="preserve"> </w:t>
      </w:r>
    </w:p>
    <w:p w14:paraId="4E22E43D" w14:textId="77777777" w:rsidR="00D6768B" w:rsidRDefault="00D6768B">
      <w:pPr>
        <w:spacing w:line="240" w:lineRule="auto"/>
        <w:rPr>
          <w:rFonts w:ascii="Times New Roman" w:eastAsia="Times New Roman" w:hAnsi="Times New Roman" w:cs="Times New Roman"/>
          <w:highlight w:val="white"/>
        </w:rPr>
      </w:pPr>
    </w:p>
    <w:p w14:paraId="2B9AD21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R Core Team (2021) R: A language and environment for statistical computing. R Foundation for Statistical Computing, Vienna, Austria. </w:t>
      </w:r>
      <w:hyperlink r:id="rId43">
        <w:r>
          <w:rPr>
            <w:rFonts w:ascii="Times New Roman" w:eastAsia="Times New Roman" w:hAnsi="Times New Roman" w:cs="Times New Roman"/>
            <w:color w:val="1155CC"/>
            <w:highlight w:val="white"/>
            <w:u w:val="single"/>
          </w:rPr>
          <w:t>https://www.R-project.org/</w:t>
        </w:r>
      </w:hyperlink>
      <w:r>
        <w:rPr>
          <w:rFonts w:ascii="Times New Roman" w:eastAsia="Times New Roman" w:hAnsi="Times New Roman" w:cs="Times New Roman"/>
          <w:highlight w:val="white"/>
        </w:rPr>
        <w:t xml:space="preserve"> </w:t>
      </w:r>
    </w:p>
    <w:p w14:paraId="25E89155" w14:textId="77777777" w:rsidR="00BB1232" w:rsidRPr="00BB1232" w:rsidRDefault="00BB1232" w:rsidP="00BB1232">
      <w:pPr>
        <w:spacing w:line="240" w:lineRule="auto"/>
        <w:rPr>
          <w:ins w:id="172" w:author="Husain I Agha" w:date="2024-02-21T13:25:00Z"/>
          <w:rFonts w:ascii="Times New Roman" w:eastAsia="Times New Roman" w:hAnsi="Times New Roman" w:cs="Times New Roman"/>
          <w:highlight w:val="white"/>
        </w:rPr>
      </w:pPr>
      <w:moveToRangeStart w:id="173" w:author="Husain I Agha" w:date="2024-02-21T13:25:00Z" w:name="move159414350"/>
    </w:p>
    <w:p w14:paraId="661C290B" w14:textId="77777777" w:rsidR="00BB1232" w:rsidRPr="00BB1232" w:rsidRDefault="00BB1232" w:rsidP="00BB1232">
      <w:pPr>
        <w:spacing w:line="240" w:lineRule="auto"/>
        <w:rPr>
          <w:ins w:id="174" w:author="Husain I Agha" w:date="2024-02-21T13:25:00Z"/>
          <w:rFonts w:ascii="Times New Roman" w:eastAsia="Times New Roman" w:hAnsi="Times New Roman" w:cs="Times New Roman"/>
          <w:highlight w:val="white"/>
        </w:rPr>
      </w:pPr>
      <w:ins w:id="175" w:author="Husain I Agha" w:date="2024-02-21T13:25:00Z">
        <w:r w:rsidRPr="00BB1232">
          <w:rPr>
            <w:rFonts w:ascii="Times New Roman" w:eastAsia="Times New Roman" w:hAnsi="Times New Roman" w:cs="Times New Roman"/>
            <w:highlight w:val="white"/>
          </w:rPr>
          <w:t xml:space="preserve">Schmitz Carley CA, Coombs JJ, Clough ME, De Jong WS, Douches DS, Haynes KG, et al (2019) Genetic covariance of environments in the potato national chip processing trial. Crop Science 59(1):107-114. </w:t>
        </w:r>
        <w:r w:rsidRPr="00BB1232">
          <w:rPr>
            <w:rFonts w:ascii="Times New Roman" w:eastAsia="Times New Roman" w:hAnsi="Times New Roman" w:cs="Times New Roman"/>
            <w:highlight w:val="white"/>
          </w:rPr>
          <w:fldChar w:fldCharType="begin"/>
        </w:r>
        <w:r w:rsidRPr="00BB1232">
          <w:rPr>
            <w:rFonts w:ascii="Times New Roman" w:eastAsia="Times New Roman" w:hAnsi="Times New Roman" w:cs="Times New Roman"/>
            <w:highlight w:val="white"/>
          </w:rPr>
          <w:instrText>HYPERLINK "https://doi.org/10.2135/cropsci2018.05.0314" \h</w:instrText>
        </w:r>
        <w:r w:rsidRPr="00BB1232">
          <w:rPr>
            <w:rFonts w:ascii="Times New Roman" w:eastAsia="Times New Roman" w:hAnsi="Times New Roman" w:cs="Times New Roman"/>
            <w:highlight w:val="white"/>
          </w:rPr>
        </w:r>
        <w:r w:rsidRPr="00BB1232">
          <w:rPr>
            <w:rFonts w:ascii="Times New Roman" w:eastAsia="Times New Roman" w:hAnsi="Times New Roman" w:cs="Times New Roman"/>
            <w:highlight w:val="white"/>
          </w:rPr>
          <w:fldChar w:fldCharType="separate"/>
        </w:r>
        <w:r w:rsidRPr="00BB1232">
          <w:rPr>
            <w:rStyle w:val="Hyperlink"/>
            <w:rFonts w:ascii="Times New Roman" w:eastAsia="Times New Roman" w:hAnsi="Times New Roman" w:cs="Times New Roman"/>
            <w:highlight w:val="white"/>
          </w:rPr>
          <w:t>https://doi.org/10.2135/cropsci2018.05.0314</w:t>
        </w:r>
      </w:ins>
      <w:r w:rsidRPr="00BB1232">
        <w:rPr>
          <w:rFonts w:ascii="Times New Roman" w:eastAsia="Times New Roman" w:hAnsi="Times New Roman" w:cs="Times New Roman"/>
          <w:highlight w:val="white"/>
        </w:rPr>
        <w:fldChar w:fldCharType="end"/>
      </w:r>
      <w:ins w:id="176" w:author="Husain I Agha" w:date="2024-02-21T13:25:00Z">
        <w:r w:rsidRPr="00BB1232">
          <w:rPr>
            <w:rFonts w:ascii="Times New Roman" w:eastAsia="Times New Roman" w:hAnsi="Times New Roman" w:cs="Times New Roman"/>
            <w:highlight w:val="white"/>
          </w:rPr>
          <w:t xml:space="preserve"> </w:t>
        </w:r>
      </w:ins>
    </w:p>
    <w:moveToRangeEnd w:id="173"/>
    <w:p w14:paraId="6D79FB8A" w14:textId="77777777" w:rsidR="00D6768B" w:rsidRDefault="00D6768B">
      <w:pPr>
        <w:spacing w:line="240" w:lineRule="auto"/>
        <w:rPr>
          <w:ins w:id="177" w:author="Husain I Agha" w:date="2024-02-21T13:25:00Z"/>
          <w:rFonts w:ascii="Times New Roman" w:eastAsia="Times New Roman" w:hAnsi="Times New Roman" w:cs="Times New Roman"/>
          <w:highlight w:val="white"/>
        </w:rPr>
      </w:pPr>
    </w:p>
    <w:p w14:paraId="7BE1086B" w14:textId="77777777" w:rsidR="00BB1232" w:rsidRPr="00BB1232" w:rsidRDefault="00BB1232" w:rsidP="00BB1232">
      <w:pPr>
        <w:spacing w:line="240" w:lineRule="auto"/>
        <w:rPr>
          <w:ins w:id="178" w:author="Husain I Agha" w:date="2024-02-21T13:25:00Z"/>
          <w:rFonts w:ascii="Times New Roman" w:eastAsia="Times New Roman" w:hAnsi="Times New Roman" w:cs="Times New Roman"/>
          <w:highlight w:val="white"/>
          <w:lang w:val="en-US"/>
        </w:rPr>
      </w:pPr>
      <w:ins w:id="179" w:author="Husain I Agha" w:date="2024-02-21T13:25:00Z">
        <w:r w:rsidRPr="00BB1232">
          <w:rPr>
            <w:rFonts w:ascii="Times New Roman" w:eastAsia="Times New Roman" w:hAnsi="Times New Roman" w:cs="Times New Roman"/>
            <w:highlight w:val="white"/>
            <w:lang w:val="en-US"/>
          </w:rPr>
          <w:t xml:space="preserve">Sharma, S. K., </w:t>
        </w:r>
        <w:proofErr w:type="spellStart"/>
        <w:r w:rsidRPr="00BB1232">
          <w:rPr>
            <w:rFonts w:ascii="Times New Roman" w:eastAsia="Times New Roman" w:hAnsi="Times New Roman" w:cs="Times New Roman"/>
            <w:highlight w:val="white"/>
            <w:lang w:val="en-US"/>
          </w:rPr>
          <w:t>MacKenzie</w:t>
        </w:r>
        <w:proofErr w:type="spellEnd"/>
        <w:r w:rsidRPr="00BB1232">
          <w:rPr>
            <w:rFonts w:ascii="Times New Roman" w:eastAsia="Times New Roman" w:hAnsi="Times New Roman" w:cs="Times New Roman"/>
            <w:highlight w:val="white"/>
            <w:lang w:val="en-US"/>
          </w:rPr>
          <w:t xml:space="preserve">, K., McLean, K., Dale, F., Daniels, S., &amp; Bryan, G. J. (2018). Linkage Disequilibrium and Evaluation of Genome-Wide Association Mapping Models in Tetraploid Potato. </w:t>
        </w:r>
        <w:r w:rsidRPr="00BB1232">
          <w:rPr>
            <w:rFonts w:ascii="Times New Roman" w:eastAsia="Times New Roman" w:hAnsi="Times New Roman" w:cs="Times New Roman"/>
            <w:i/>
            <w:iCs/>
            <w:highlight w:val="white"/>
            <w:lang w:val="en-US"/>
          </w:rPr>
          <w:t xml:space="preserve">G3 </w:t>
        </w:r>
        <w:proofErr w:type="spellStart"/>
        <w:r w:rsidRPr="00BB1232">
          <w:rPr>
            <w:rFonts w:ascii="Times New Roman" w:eastAsia="Times New Roman" w:hAnsi="Times New Roman" w:cs="Times New Roman"/>
            <w:i/>
            <w:iCs/>
            <w:highlight w:val="white"/>
            <w:lang w:val="en-US"/>
          </w:rPr>
          <w:t>Genes|Genomes|Genetics</w:t>
        </w:r>
        <w:proofErr w:type="spellEnd"/>
        <w:r w:rsidRPr="00BB1232">
          <w:rPr>
            <w:rFonts w:ascii="Times New Roman" w:eastAsia="Times New Roman" w:hAnsi="Times New Roman" w:cs="Times New Roman"/>
            <w:highlight w:val="white"/>
            <w:lang w:val="en-US"/>
          </w:rPr>
          <w:t xml:space="preserve">, </w:t>
        </w:r>
        <w:r w:rsidRPr="00BB1232">
          <w:rPr>
            <w:rFonts w:ascii="Times New Roman" w:eastAsia="Times New Roman" w:hAnsi="Times New Roman" w:cs="Times New Roman"/>
            <w:i/>
            <w:iCs/>
            <w:highlight w:val="white"/>
            <w:lang w:val="en-US"/>
          </w:rPr>
          <w:t>8</w:t>
        </w:r>
        <w:r w:rsidRPr="00BB1232">
          <w:rPr>
            <w:rFonts w:ascii="Times New Roman" w:eastAsia="Times New Roman" w:hAnsi="Times New Roman" w:cs="Times New Roman"/>
            <w:highlight w:val="white"/>
            <w:lang w:val="en-US"/>
          </w:rPr>
          <w:t>(10), 3185–3202. https://doi.org/10.1534/g3.118.200377</w:t>
        </w:r>
      </w:ins>
    </w:p>
    <w:p w14:paraId="1902D1EB" w14:textId="77777777" w:rsidR="00BB1232" w:rsidRDefault="00BB1232">
      <w:pPr>
        <w:spacing w:line="240" w:lineRule="auto"/>
        <w:rPr>
          <w:rFonts w:ascii="Times New Roman" w:eastAsia="Times New Roman" w:hAnsi="Times New Roman" w:cs="Times New Roman"/>
          <w:highlight w:val="white"/>
        </w:rPr>
      </w:pPr>
    </w:p>
    <w:p w14:paraId="7BB3D8C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Shaw RG, Etterson JR (2012) Rapid climate change and the rate of adaptation: insight from experimental quantitative genetics. New Phytologist 195(4):752-765. </w:t>
      </w:r>
      <w:hyperlink r:id="rId44">
        <w:r>
          <w:rPr>
            <w:rFonts w:ascii="Times New Roman" w:eastAsia="Times New Roman" w:hAnsi="Times New Roman" w:cs="Times New Roman"/>
            <w:color w:val="1155CC"/>
            <w:highlight w:val="white"/>
            <w:u w:val="single"/>
          </w:rPr>
          <w:t>https://doi.org/10.1111/j.1469-8137.2012.04230.x</w:t>
        </w:r>
      </w:hyperlink>
      <w:r>
        <w:rPr>
          <w:rFonts w:ascii="Times New Roman" w:eastAsia="Times New Roman" w:hAnsi="Times New Roman" w:cs="Times New Roman"/>
          <w:highlight w:val="white"/>
        </w:rPr>
        <w:t xml:space="preserve"> </w:t>
      </w:r>
    </w:p>
    <w:p w14:paraId="3D8FA5F4" w14:textId="0151DACE" w:rsidR="00D6768B" w:rsidDel="00BB1232" w:rsidRDefault="00D6768B">
      <w:pPr>
        <w:spacing w:line="240" w:lineRule="auto"/>
        <w:rPr>
          <w:moveFrom w:id="180" w:author="Husain I Agha" w:date="2024-02-21T13:25:00Z"/>
          <w:rFonts w:ascii="Times New Roman" w:eastAsia="Times New Roman" w:hAnsi="Times New Roman" w:cs="Times New Roman"/>
          <w:highlight w:val="white"/>
        </w:rPr>
      </w:pPr>
      <w:moveFromRangeStart w:id="181" w:author="Husain I Agha" w:date="2024-02-21T13:25:00Z" w:name="move159414350"/>
    </w:p>
    <w:p w14:paraId="4ADE57E2" w14:textId="4BC6DB88" w:rsidR="00D6768B" w:rsidDel="00BB1232" w:rsidRDefault="00D00C80">
      <w:pPr>
        <w:spacing w:line="240" w:lineRule="auto"/>
        <w:rPr>
          <w:moveFrom w:id="182" w:author="Husain I Agha" w:date="2024-02-21T13:25:00Z"/>
          <w:rFonts w:ascii="Times New Roman" w:eastAsia="Times New Roman" w:hAnsi="Times New Roman" w:cs="Times New Roman"/>
          <w:highlight w:val="white"/>
        </w:rPr>
      </w:pPr>
      <w:moveFrom w:id="183" w:author="Husain I Agha" w:date="2024-02-21T13:25:00Z">
        <w:r w:rsidDel="00BB1232">
          <w:rPr>
            <w:rFonts w:ascii="Times New Roman" w:eastAsia="Times New Roman" w:hAnsi="Times New Roman" w:cs="Times New Roman"/>
            <w:highlight w:val="white"/>
          </w:rPr>
          <w:t xml:space="preserve">Schmitz Carley CA, Coombs JJ, Clough ME, De Jong WS, Douches DS, Haynes KG, et al (2019) Genetic covariance of environments in the potato national chip processing trial. Crop Science 59(1):107-114. </w:t>
        </w:r>
        <w:r w:rsidR="00000000" w:rsidDel="00BB1232">
          <w:fldChar w:fldCharType="begin"/>
        </w:r>
        <w:r w:rsidR="00000000" w:rsidDel="00BB1232">
          <w:instrText>HYPERLINK "https://doi.org/10.2135/cropsci2018.05.0314" \h</w:instrText>
        </w:r>
        <w:r w:rsidR="00000000" w:rsidDel="00BB1232">
          <w:fldChar w:fldCharType="separate"/>
        </w:r>
        <w:r w:rsidDel="00BB1232">
          <w:rPr>
            <w:rFonts w:ascii="Times New Roman" w:eastAsia="Times New Roman" w:hAnsi="Times New Roman" w:cs="Times New Roman"/>
            <w:color w:val="1155CC"/>
            <w:highlight w:val="white"/>
            <w:u w:val="single"/>
          </w:rPr>
          <w:t>https://doi.org/10.2135/cropsci2018.05.0314</w:t>
        </w:r>
        <w:r w:rsidR="00000000" w:rsidDel="00BB1232">
          <w:rPr>
            <w:rFonts w:ascii="Times New Roman" w:eastAsia="Times New Roman" w:hAnsi="Times New Roman" w:cs="Times New Roman"/>
            <w:color w:val="1155CC"/>
            <w:highlight w:val="white"/>
            <w:u w:val="single"/>
          </w:rPr>
          <w:fldChar w:fldCharType="end"/>
        </w:r>
        <w:r w:rsidDel="00BB1232">
          <w:rPr>
            <w:rFonts w:ascii="Times New Roman" w:eastAsia="Times New Roman" w:hAnsi="Times New Roman" w:cs="Times New Roman"/>
            <w:highlight w:val="white"/>
          </w:rPr>
          <w:t xml:space="preserve"> </w:t>
        </w:r>
      </w:moveFrom>
    </w:p>
    <w:moveFromRangeEnd w:id="181"/>
    <w:p w14:paraId="4EDE5590" w14:textId="77777777" w:rsidR="00D6768B" w:rsidRDefault="00D6768B">
      <w:pPr>
        <w:spacing w:line="240" w:lineRule="auto"/>
        <w:rPr>
          <w:rFonts w:ascii="Times New Roman" w:eastAsia="Times New Roman" w:hAnsi="Times New Roman" w:cs="Times New Roman"/>
          <w:highlight w:val="white"/>
        </w:rPr>
      </w:pPr>
    </w:p>
    <w:p w14:paraId="428554B2"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Sork VL (2018) Genomic studies of local adaptation in natural plant populations. Journal of Heredity 109(1):3-15. </w:t>
      </w:r>
      <w:hyperlink r:id="rId45">
        <w:r>
          <w:rPr>
            <w:rFonts w:ascii="Times New Roman" w:eastAsia="Times New Roman" w:hAnsi="Times New Roman" w:cs="Times New Roman"/>
            <w:color w:val="1155CC"/>
            <w:highlight w:val="white"/>
            <w:u w:val="single"/>
          </w:rPr>
          <w:t>https://doi.org/10.1093/jhered/esx091</w:t>
        </w:r>
      </w:hyperlink>
      <w:r>
        <w:rPr>
          <w:rFonts w:ascii="Times New Roman" w:eastAsia="Times New Roman" w:hAnsi="Times New Roman" w:cs="Times New Roman"/>
          <w:highlight w:val="white"/>
        </w:rPr>
        <w:t xml:space="preserve"> </w:t>
      </w:r>
    </w:p>
    <w:p w14:paraId="100F1346" w14:textId="77777777" w:rsidR="00D6768B" w:rsidRDefault="00D6768B">
      <w:pPr>
        <w:spacing w:line="240" w:lineRule="auto"/>
        <w:rPr>
          <w:rFonts w:ascii="Times New Roman" w:eastAsia="Times New Roman" w:hAnsi="Times New Roman" w:cs="Times New Roman"/>
          <w:highlight w:val="white"/>
        </w:rPr>
      </w:pPr>
    </w:p>
    <w:p w14:paraId="2D631968"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Takeda S, Matsuoka M (2008) Genetic approaches to crop improvement: responding to environmental and population changes. Nature Reviews Genetics 9(6):444-457. </w:t>
      </w:r>
      <w:hyperlink r:id="rId46">
        <w:r>
          <w:rPr>
            <w:rFonts w:ascii="Times New Roman" w:eastAsia="Times New Roman" w:hAnsi="Times New Roman" w:cs="Times New Roman"/>
            <w:color w:val="1155CC"/>
            <w:highlight w:val="white"/>
            <w:u w:val="single"/>
          </w:rPr>
          <w:t>https://doi.org/10.1038/nrg2342</w:t>
        </w:r>
      </w:hyperlink>
      <w:r>
        <w:rPr>
          <w:rFonts w:ascii="Times New Roman" w:eastAsia="Times New Roman" w:hAnsi="Times New Roman" w:cs="Times New Roman"/>
          <w:highlight w:val="white"/>
        </w:rPr>
        <w:t xml:space="preserve"> </w:t>
      </w:r>
    </w:p>
    <w:p w14:paraId="4DD26E5E" w14:textId="77777777" w:rsidR="00D6768B" w:rsidRDefault="00D6768B">
      <w:pPr>
        <w:spacing w:line="240" w:lineRule="auto"/>
        <w:rPr>
          <w:rFonts w:ascii="Times New Roman" w:eastAsia="Times New Roman" w:hAnsi="Times New Roman" w:cs="Times New Roman"/>
          <w:highlight w:val="white"/>
        </w:rPr>
      </w:pPr>
    </w:p>
    <w:p w14:paraId="1CE0DFD9"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Tétard-Jones C, Kertesz MA, Preziosi RF (2011) Quantitative trait loci mapping of phenotypic plasticity and genotype–environment interactions in plant and insect performance. Philosophical Transactions of the Royal Society B: Biological Sciences 366(1569):1368-1379. </w:t>
      </w:r>
      <w:hyperlink r:id="rId47">
        <w:r>
          <w:rPr>
            <w:rFonts w:ascii="Times New Roman" w:eastAsia="Times New Roman" w:hAnsi="Times New Roman" w:cs="Times New Roman"/>
            <w:color w:val="1155CC"/>
            <w:highlight w:val="white"/>
            <w:u w:val="single"/>
          </w:rPr>
          <w:t>https://doi.org/10.1098/rstb.2010.0356</w:t>
        </w:r>
      </w:hyperlink>
      <w:r>
        <w:rPr>
          <w:rFonts w:ascii="Times New Roman" w:eastAsia="Times New Roman" w:hAnsi="Times New Roman" w:cs="Times New Roman"/>
          <w:highlight w:val="white"/>
        </w:rPr>
        <w:t xml:space="preserve"> </w:t>
      </w:r>
    </w:p>
    <w:p w14:paraId="79F8372F" w14:textId="77777777" w:rsidR="00D6768B" w:rsidRDefault="00D6768B">
      <w:pPr>
        <w:spacing w:line="240" w:lineRule="auto"/>
        <w:rPr>
          <w:rFonts w:ascii="Times New Roman" w:eastAsia="Times New Roman" w:hAnsi="Times New Roman" w:cs="Times New Roman"/>
          <w:highlight w:val="white"/>
        </w:rPr>
      </w:pPr>
    </w:p>
    <w:p w14:paraId="4269FE7C"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Trenberth KE (2005) The impact of climate change and variability on heavy precipitation, floods, and droughts. Encyclopedia of hydrological sciences 17:1-11. </w:t>
      </w:r>
      <w:hyperlink r:id="rId48">
        <w:r>
          <w:rPr>
            <w:rFonts w:ascii="Times New Roman" w:eastAsia="Times New Roman" w:hAnsi="Times New Roman" w:cs="Times New Roman"/>
            <w:color w:val="1155CC"/>
            <w:highlight w:val="white"/>
            <w:u w:val="single"/>
          </w:rPr>
          <w:t>https://doi.org/10.1002/0470848944.hsa211</w:t>
        </w:r>
      </w:hyperlink>
      <w:r>
        <w:rPr>
          <w:rFonts w:ascii="Times New Roman" w:eastAsia="Times New Roman" w:hAnsi="Times New Roman" w:cs="Times New Roman"/>
          <w:highlight w:val="white"/>
        </w:rPr>
        <w:t xml:space="preserve"> </w:t>
      </w:r>
    </w:p>
    <w:p w14:paraId="7754B0FD" w14:textId="77777777" w:rsidR="00D6768B" w:rsidRDefault="00D6768B">
      <w:pPr>
        <w:spacing w:line="240" w:lineRule="auto"/>
        <w:rPr>
          <w:rFonts w:ascii="Times New Roman" w:eastAsia="Times New Roman" w:hAnsi="Times New Roman" w:cs="Times New Roman"/>
          <w:highlight w:val="white"/>
        </w:rPr>
      </w:pPr>
    </w:p>
    <w:p w14:paraId="0716C0DE"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Turner TL, Bourne EC, Von Wettberg EJ, Hu TT, Nuzhdin SV (2010) Population resequencing reveals local adaptation of Arabidopsis lyrata to serpentine soils. Nature genetics, 42(3):260-263. </w:t>
      </w:r>
      <w:hyperlink r:id="rId49">
        <w:r>
          <w:rPr>
            <w:rFonts w:ascii="Times New Roman" w:eastAsia="Times New Roman" w:hAnsi="Times New Roman" w:cs="Times New Roman"/>
            <w:color w:val="1155CC"/>
            <w:highlight w:val="white"/>
            <w:u w:val="single"/>
          </w:rPr>
          <w:t>https://doi.org/10.1038/ng.515</w:t>
        </w:r>
      </w:hyperlink>
      <w:r>
        <w:rPr>
          <w:rFonts w:ascii="Times New Roman" w:eastAsia="Times New Roman" w:hAnsi="Times New Roman" w:cs="Times New Roman"/>
          <w:highlight w:val="white"/>
        </w:rPr>
        <w:t xml:space="preserve"> </w:t>
      </w:r>
    </w:p>
    <w:p w14:paraId="0EF1A7F1" w14:textId="77777777" w:rsidR="00D6768B" w:rsidRDefault="00D6768B">
      <w:pPr>
        <w:spacing w:line="240" w:lineRule="auto"/>
        <w:rPr>
          <w:rFonts w:ascii="Times New Roman" w:eastAsia="Times New Roman" w:hAnsi="Times New Roman" w:cs="Times New Roman"/>
          <w:highlight w:val="white"/>
        </w:rPr>
      </w:pPr>
    </w:p>
    <w:p w14:paraId="67C4913B"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Uricchio LH, Kitano HC, Gusev A, Zaitlen NA (2019) An evolutionary compass for detecting signals of polygenic selection and mutational bias. Evolution Letters 3(1):69-79. </w:t>
      </w:r>
      <w:hyperlink r:id="rId50">
        <w:r>
          <w:rPr>
            <w:rFonts w:ascii="Times New Roman" w:eastAsia="Times New Roman" w:hAnsi="Times New Roman" w:cs="Times New Roman"/>
            <w:color w:val="1155CC"/>
            <w:highlight w:val="white"/>
            <w:u w:val="single"/>
          </w:rPr>
          <w:t>https://doi.org/10.1002/evl3.97</w:t>
        </w:r>
      </w:hyperlink>
      <w:r>
        <w:rPr>
          <w:rFonts w:ascii="Times New Roman" w:eastAsia="Times New Roman" w:hAnsi="Times New Roman" w:cs="Times New Roman"/>
          <w:highlight w:val="white"/>
        </w:rPr>
        <w:t xml:space="preserve"> </w:t>
      </w:r>
    </w:p>
    <w:p w14:paraId="7B04659D" w14:textId="77777777" w:rsidR="00D6768B" w:rsidRDefault="00D6768B">
      <w:pPr>
        <w:spacing w:line="240" w:lineRule="auto"/>
        <w:rPr>
          <w:ins w:id="184" w:author="Husain I Agha" w:date="2024-02-21T13:24:00Z"/>
          <w:rFonts w:ascii="Times New Roman" w:eastAsia="Times New Roman" w:hAnsi="Times New Roman" w:cs="Times New Roman"/>
          <w:highlight w:val="white"/>
        </w:rPr>
      </w:pPr>
    </w:p>
    <w:p w14:paraId="19C58DC8" w14:textId="77777777" w:rsidR="00BB1232" w:rsidRPr="00BB1232" w:rsidRDefault="00BB1232" w:rsidP="00BB1232">
      <w:pPr>
        <w:spacing w:line="240" w:lineRule="auto"/>
        <w:rPr>
          <w:ins w:id="185" w:author="Husain I Agha" w:date="2024-02-21T13:24:00Z"/>
          <w:rFonts w:ascii="Times New Roman" w:eastAsia="Times New Roman" w:hAnsi="Times New Roman" w:cs="Times New Roman"/>
          <w:highlight w:val="white"/>
          <w:lang w:val="en-US"/>
        </w:rPr>
      </w:pPr>
      <w:ins w:id="186" w:author="Husain I Agha" w:date="2024-02-21T13:24:00Z">
        <w:r w:rsidRPr="00BB1232">
          <w:rPr>
            <w:rFonts w:ascii="Times New Roman" w:eastAsia="Times New Roman" w:hAnsi="Times New Roman" w:cs="Times New Roman"/>
            <w:highlight w:val="white"/>
            <w:lang w:val="en-US"/>
          </w:rPr>
          <w:t xml:space="preserve">Vos, P. G., Paulo, M. J., Voorrips, R. E., Visser, R. G. F., Van Eck, H. J., &amp; Van </w:t>
        </w:r>
        <w:proofErr w:type="spellStart"/>
        <w:r w:rsidRPr="00BB1232">
          <w:rPr>
            <w:rFonts w:ascii="Times New Roman" w:eastAsia="Times New Roman" w:hAnsi="Times New Roman" w:cs="Times New Roman"/>
            <w:highlight w:val="white"/>
            <w:lang w:val="en-US"/>
          </w:rPr>
          <w:t>Eeuwijk</w:t>
        </w:r>
        <w:proofErr w:type="spellEnd"/>
        <w:r w:rsidRPr="00BB1232">
          <w:rPr>
            <w:rFonts w:ascii="Times New Roman" w:eastAsia="Times New Roman" w:hAnsi="Times New Roman" w:cs="Times New Roman"/>
            <w:highlight w:val="white"/>
            <w:lang w:val="en-US"/>
          </w:rPr>
          <w:t xml:space="preserve">, F. A. (2017). Evaluation of LD decay and various LD-decay estimators in simulated and SNP-array data of tetraploid potato. </w:t>
        </w:r>
        <w:r w:rsidRPr="00BB1232">
          <w:rPr>
            <w:rFonts w:ascii="Times New Roman" w:eastAsia="Times New Roman" w:hAnsi="Times New Roman" w:cs="Times New Roman"/>
            <w:i/>
            <w:iCs/>
            <w:highlight w:val="white"/>
            <w:lang w:val="en-US"/>
          </w:rPr>
          <w:t>Theoretical and Applied Genetics</w:t>
        </w:r>
        <w:r w:rsidRPr="00BB1232">
          <w:rPr>
            <w:rFonts w:ascii="Times New Roman" w:eastAsia="Times New Roman" w:hAnsi="Times New Roman" w:cs="Times New Roman"/>
            <w:highlight w:val="white"/>
            <w:lang w:val="en-US"/>
          </w:rPr>
          <w:t xml:space="preserve">, </w:t>
        </w:r>
        <w:r w:rsidRPr="00BB1232">
          <w:rPr>
            <w:rFonts w:ascii="Times New Roman" w:eastAsia="Times New Roman" w:hAnsi="Times New Roman" w:cs="Times New Roman"/>
            <w:i/>
            <w:iCs/>
            <w:highlight w:val="white"/>
            <w:lang w:val="en-US"/>
          </w:rPr>
          <w:t>130</w:t>
        </w:r>
        <w:r w:rsidRPr="00BB1232">
          <w:rPr>
            <w:rFonts w:ascii="Times New Roman" w:eastAsia="Times New Roman" w:hAnsi="Times New Roman" w:cs="Times New Roman"/>
            <w:highlight w:val="white"/>
            <w:lang w:val="en-US"/>
          </w:rPr>
          <w:t>(1), 123–135. https://doi.org/10.1007/s00122-016-2798-8</w:t>
        </w:r>
      </w:ins>
    </w:p>
    <w:p w14:paraId="52D24FEF" w14:textId="77777777" w:rsidR="00BB1232" w:rsidRDefault="00BB1232">
      <w:pPr>
        <w:spacing w:line="240" w:lineRule="auto"/>
        <w:rPr>
          <w:rFonts w:ascii="Times New Roman" w:eastAsia="Times New Roman" w:hAnsi="Times New Roman" w:cs="Times New Roman"/>
          <w:highlight w:val="white"/>
        </w:rPr>
      </w:pPr>
    </w:p>
    <w:p w14:paraId="72BB286D" w14:textId="77777777" w:rsidR="00D6768B" w:rsidRDefault="00D00C80">
      <w:pPr>
        <w:spacing w:after="120" w:line="240" w:lineRule="auto"/>
        <w:ind w:firstLine="15"/>
        <w:rPr>
          <w:rFonts w:ascii="Times New Roman" w:eastAsia="Times New Roman" w:hAnsi="Times New Roman" w:cs="Times New Roman"/>
          <w:highlight w:val="white"/>
        </w:rPr>
      </w:pPr>
      <w:r>
        <w:rPr>
          <w:rFonts w:ascii="Times New Roman" w:eastAsia="Times New Roman" w:hAnsi="Times New Roman" w:cs="Times New Roman"/>
          <w:highlight w:val="white"/>
        </w:rPr>
        <w:t>Vos PG, Uitdewilligen JGAML, Voorrips RE, Visser RGF, van Eck HJ (2015) Development and analysis of a 20K SNP array for potato (</w:t>
      </w:r>
      <w:r>
        <w:rPr>
          <w:rFonts w:ascii="Times New Roman" w:eastAsia="Times New Roman" w:hAnsi="Times New Roman" w:cs="Times New Roman"/>
          <w:i/>
          <w:highlight w:val="white"/>
        </w:rPr>
        <w:t>Solanum tuberosum</w:t>
      </w:r>
      <w:r>
        <w:rPr>
          <w:rFonts w:ascii="Times New Roman" w:eastAsia="Times New Roman" w:hAnsi="Times New Roman" w:cs="Times New Roman"/>
          <w:highlight w:val="white"/>
        </w:rPr>
        <w:t xml:space="preserve">): an insight into the    breeding history. </w:t>
      </w:r>
      <w:proofErr w:type="spellStart"/>
      <w:r>
        <w:rPr>
          <w:rFonts w:ascii="Times New Roman" w:eastAsia="Times New Roman" w:hAnsi="Times New Roman" w:cs="Times New Roman"/>
          <w:highlight w:val="white"/>
        </w:rPr>
        <w:t>Theor</w:t>
      </w:r>
      <w:proofErr w:type="spellEnd"/>
      <w:r>
        <w:rPr>
          <w:rFonts w:ascii="Times New Roman" w:eastAsia="Times New Roman" w:hAnsi="Times New Roman" w:cs="Times New Roman"/>
          <w:highlight w:val="white"/>
        </w:rPr>
        <w:t xml:space="preserve"> Appl Genet 128:2387-2401. </w:t>
      </w:r>
      <w:hyperlink r:id="rId51">
        <w:r>
          <w:rPr>
            <w:rFonts w:ascii="Times New Roman" w:eastAsia="Times New Roman" w:hAnsi="Times New Roman" w:cs="Times New Roman"/>
            <w:color w:val="1155CC"/>
            <w:highlight w:val="white"/>
            <w:u w:val="single"/>
          </w:rPr>
          <w:t>https://doi.org/10.1007/s00122-015-2593-y</w:t>
        </w:r>
      </w:hyperlink>
      <w:r>
        <w:rPr>
          <w:rFonts w:ascii="Times New Roman" w:eastAsia="Times New Roman" w:hAnsi="Times New Roman" w:cs="Times New Roman"/>
          <w:highlight w:val="white"/>
        </w:rPr>
        <w:t xml:space="preserve"> </w:t>
      </w:r>
    </w:p>
    <w:p w14:paraId="110AC91F" w14:textId="77777777" w:rsidR="00D6768B" w:rsidRDefault="00D6768B">
      <w:pPr>
        <w:spacing w:line="240" w:lineRule="auto"/>
        <w:rPr>
          <w:rFonts w:ascii="Times New Roman" w:eastAsia="Times New Roman" w:hAnsi="Times New Roman" w:cs="Times New Roman"/>
          <w:highlight w:val="white"/>
        </w:rPr>
      </w:pPr>
    </w:p>
    <w:p w14:paraId="65D276E9"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Vu VQ (2011) ggbiplot: A ggplot2 based biplot. R package version 0.55. </w:t>
      </w:r>
      <w:hyperlink r:id="rId52">
        <w:r>
          <w:rPr>
            <w:rFonts w:ascii="Times New Roman" w:eastAsia="Times New Roman" w:hAnsi="Times New Roman" w:cs="Times New Roman"/>
            <w:color w:val="1155CC"/>
            <w:highlight w:val="white"/>
            <w:u w:val="single"/>
          </w:rPr>
          <w:t>http://github.com/vqv/ggbiplot</w:t>
        </w:r>
      </w:hyperlink>
      <w:r>
        <w:rPr>
          <w:rFonts w:ascii="Times New Roman" w:eastAsia="Times New Roman" w:hAnsi="Times New Roman" w:cs="Times New Roman"/>
          <w:highlight w:val="white"/>
        </w:rPr>
        <w:t xml:space="preserve"> </w:t>
      </w:r>
    </w:p>
    <w:p w14:paraId="5628C1E1" w14:textId="77777777" w:rsidR="00D6768B" w:rsidRDefault="00D6768B">
      <w:pPr>
        <w:spacing w:line="240" w:lineRule="auto"/>
        <w:rPr>
          <w:rFonts w:ascii="Times New Roman" w:eastAsia="Times New Roman" w:hAnsi="Times New Roman" w:cs="Times New Roman"/>
          <w:highlight w:val="white"/>
        </w:rPr>
      </w:pPr>
    </w:p>
    <w:p w14:paraId="74A2AA8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Walsh B, Lynch M (2018) Evolution and selection of quantitative traits. Oxford University Press. </w:t>
      </w:r>
      <w:hyperlink r:id="rId53">
        <w:r>
          <w:rPr>
            <w:rFonts w:ascii="Times New Roman" w:eastAsia="Times New Roman" w:hAnsi="Times New Roman" w:cs="Times New Roman"/>
            <w:color w:val="1155CC"/>
            <w:highlight w:val="white"/>
            <w:u w:val="single"/>
          </w:rPr>
          <w:t>https://doi.org/10.1093/oso/9780198830870.001.0001</w:t>
        </w:r>
      </w:hyperlink>
      <w:r>
        <w:rPr>
          <w:rFonts w:ascii="Times New Roman" w:eastAsia="Times New Roman" w:hAnsi="Times New Roman" w:cs="Times New Roman"/>
          <w:highlight w:val="white"/>
        </w:rPr>
        <w:t xml:space="preserve"> </w:t>
      </w:r>
    </w:p>
    <w:p w14:paraId="1F74FC6C" w14:textId="77777777" w:rsidR="00D6768B" w:rsidRDefault="00D6768B">
      <w:pPr>
        <w:spacing w:line="240" w:lineRule="auto"/>
        <w:rPr>
          <w:rFonts w:ascii="Times New Roman" w:eastAsia="Times New Roman" w:hAnsi="Times New Roman" w:cs="Times New Roman"/>
          <w:highlight w:val="white"/>
        </w:rPr>
      </w:pPr>
    </w:p>
    <w:p w14:paraId="66048CFB"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Wright S (1949) The genetical structure of populations. Annals of Eugenics 15(1):323-354. </w:t>
      </w:r>
      <w:hyperlink r:id="rId54">
        <w:r>
          <w:rPr>
            <w:rFonts w:ascii="Times New Roman" w:eastAsia="Times New Roman" w:hAnsi="Times New Roman" w:cs="Times New Roman"/>
            <w:color w:val="1155CC"/>
            <w:highlight w:val="white"/>
            <w:u w:val="single"/>
          </w:rPr>
          <w:t>https://doi.org/10.1111/j.1469-1809.1949.tb02451.x</w:t>
        </w:r>
      </w:hyperlink>
      <w:r>
        <w:rPr>
          <w:rFonts w:ascii="Times New Roman" w:eastAsia="Times New Roman" w:hAnsi="Times New Roman" w:cs="Times New Roman"/>
          <w:highlight w:val="white"/>
        </w:rPr>
        <w:t xml:space="preserve"> </w:t>
      </w:r>
    </w:p>
    <w:p w14:paraId="57A1598A" w14:textId="77777777" w:rsidR="00D6768B" w:rsidRDefault="00D6768B">
      <w:pPr>
        <w:spacing w:line="240" w:lineRule="auto"/>
        <w:rPr>
          <w:rFonts w:ascii="Times New Roman" w:eastAsia="Times New Roman" w:hAnsi="Times New Roman" w:cs="Times New Roman"/>
          <w:highlight w:val="white"/>
        </w:rPr>
      </w:pPr>
    </w:p>
    <w:p w14:paraId="63F4F399"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Yildirim MB, ÇaliŞkan CF (1985) Genotype x environment interactions in potato (</w:t>
      </w:r>
      <w:r>
        <w:rPr>
          <w:rFonts w:ascii="Times New Roman" w:eastAsia="Times New Roman" w:hAnsi="Times New Roman" w:cs="Times New Roman"/>
          <w:i/>
          <w:highlight w:val="white"/>
        </w:rPr>
        <w:t>Solanum tuberosum</w:t>
      </w:r>
      <w:r>
        <w:rPr>
          <w:rFonts w:ascii="Times New Roman" w:eastAsia="Times New Roman" w:hAnsi="Times New Roman" w:cs="Times New Roman"/>
          <w:highlight w:val="white"/>
        </w:rPr>
        <w:t xml:space="preserve"> L.) American Potato Journal 62(7):371-375. </w:t>
      </w:r>
      <w:hyperlink r:id="rId55">
        <w:r>
          <w:rPr>
            <w:rFonts w:ascii="Times New Roman" w:eastAsia="Times New Roman" w:hAnsi="Times New Roman" w:cs="Times New Roman"/>
            <w:color w:val="1155CC"/>
            <w:highlight w:val="white"/>
            <w:u w:val="single"/>
          </w:rPr>
          <w:t>https://doi.org/10.1007/BF02855608</w:t>
        </w:r>
      </w:hyperlink>
      <w:r>
        <w:rPr>
          <w:rFonts w:ascii="Times New Roman" w:eastAsia="Times New Roman" w:hAnsi="Times New Roman" w:cs="Times New Roman"/>
          <w:highlight w:val="white"/>
        </w:rPr>
        <w:t xml:space="preserve"> </w:t>
      </w:r>
    </w:p>
    <w:p w14:paraId="47322713" w14:textId="77777777" w:rsidR="00D6768B" w:rsidRDefault="00D6768B">
      <w:pPr>
        <w:spacing w:line="240" w:lineRule="auto"/>
        <w:rPr>
          <w:rFonts w:ascii="Times New Roman" w:eastAsia="Times New Roman" w:hAnsi="Times New Roman" w:cs="Times New Roman"/>
          <w:highlight w:val="white"/>
        </w:rPr>
      </w:pPr>
    </w:p>
    <w:p w14:paraId="6A11CC5B"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Zhou X, Carbonetto P, Stephens M (2013) Polygenic modeling with Bayesian sparse linear mixed models. PLoS Genetics 9(2):e1003264. </w:t>
      </w:r>
      <w:hyperlink r:id="rId56">
        <w:r>
          <w:rPr>
            <w:rFonts w:ascii="Times New Roman" w:eastAsia="Times New Roman" w:hAnsi="Times New Roman" w:cs="Times New Roman"/>
            <w:color w:val="1155CC"/>
            <w:highlight w:val="white"/>
            <w:u w:val="single"/>
          </w:rPr>
          <w:t>https://doi.org/10.1371/journal.pgen.1003264</w:t>
        </w:r>
      </w:hyperlink>
      <w:r>
        <w:rPr>
          <w:rFonts w:ascii="Times New Roman" w:eastAsia="Times New Roman" w:hAnsi="Times New Roman" w:cs="Times New Roman"/>
          <w:highlight w:val="white"/>
        </w:rPr>
        <w:t xml:space="preserve"> </w:t>
      </w:r>
    </w:p>
    <w:p w14:paraId="47D9B1B3" w14:textId="77777777" w:rsidR="00D6768B" w:rsidRDefault="00D6768B">
      <w:pPr>
        <w:spacing w:line="240" w:lineRule="auto"/>
        <w:rPr>
          <w:rFonts w:ascii="Times New Roman" w:eastAsia="Times New Roman" w:hAnsi="Times New Roman" w:cs="Times New Roman"/>
          <w:highlight w:val="white"/>
        </w:rPr>
      </w:pPr>
    </w:p>
    <w:p w14:paraId="0582F66C" w14:textId="77777777" w:rsidR="00D6768B" w:rsidRDefault="00D00C80">
      <w:pPr>
        <w:spacing w:after="120"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Zych K, Gort G, Maliepaard CA, Jansen RC, Voorrips RE (2019) FitTetra 2.0: improved genotype calling for tetraploids with multiple population and parental data support. BMC Bioinformatics 20:148. </w:t>
      </w:r>
      <w:hyperlink r:id="rId57">
        <w:r>
          <w:rPr>
            <w:rFonts w:ascii="Times New Roman" w:eastAsia="Times New Roman" w:hAnsi="Times New Roman" w:cs="Times New Roman"/>
            <w:color w:val="1155CC"/>
            <w:highlight w:val="white"/>
            <w:u w:val="single"/>
          </w:rPr>
          <w:t>https://doi.org/10.1186/s12859-019-2703-y</w:t>
        </w:r>
      </w:hyperlink>
      <w:r>
        <w:rPr>
          <w:rFonts w:ascii="Times New Roman" w:eastAsia="Times New Roman" w:hAnsi="Times New Roman" w:cs="Times New Roman"/>
          <w:highlight w:val="white"/>
        </w:rPr>
        <w:t xml:space="preserve"> </w:t>
      </w:r>
    </w:p>
    <w:p w14:paraId="0C345146" w14:textId="77777777" w:rsidR="00D6768B" w:rsidRDefault="00D6768B">
      <w:pPr>
        <w:spacing w:line="240" w:lineRule="auto"/>
        <w:rPr>
          <w:rFonts w:ascii="Times New Roman" w:eastAsia="Times New Roman" w:hAnsi="Times New Roman" w:cs="Times New Roman"/>
          <w:highlight w:val="white"/>
        </w:rPr>
      </w:pPr>
    </w:p>
    <w:p w14:paraId="4E1E9B35" w14:textId="77777777" w:rsidR="00D6768B" w:rsidRDefault="00D00C80">
      <w:pPr>
        <w:spacing w:line="240" w:lineRule="auto"/>
        <w:rPr>
          <w:rFonts w:ascii="Times New Roman" w:eastAsia="Times New Roman" w:hAnsi="Times New Roman" w:cs="Times New Roman"/>
          <w:highlight w:val="white"/>
        </w:rPr>
      </w:pPr>
      <w:r>
        <w:br w:type="page"/>
      </w:r>
    </w:p>
    <w:p w14:paraId="0735239D" w14:textId="77777777" w:rsidR="00D6768B" w:rsidRDefault="00D6768B">
      <w:pPr>
        <w:spacing w:line="480" w:lineRule="auto"/>
        <w:rPr>
          <w:rFonts w:ascii="Times New Roman" w:eastAsia="Times New Roman" w:hAnsi="Times New Roman" w:cs="Times New Roman"/>
        </w:rPr>
      </w:pPr>
    </w:p>
    <w:p w14:paraId="1CA3EBF8" w14:textId="77777777" w:rsidR="00D6768B" w:rsidRDefault="00D6768B">
      <w:pPr>
        <w:spacing w:line="480" w:lineRule="auto"/>
        <w:rPr>
          <w:rFonts w:ascii="Times New Roman" w:eastAsia="Times New Roman" w:hAnsi="Times New Roman" w:cs="Times New Roman"/>
        </w:rPr>
      </w:pPr>
    </w:p>
    <w:p w14:paraId="57A049D5"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Figure S1: Plot of the first two principal components from principal component analysis of the marker genotypes. The different colored points show the ten public breeding programs where the genotypes included in the analysis originated. Ellipses contain 68% of genotypes from each program. Breeding program ellipses were largely overlapping, and the first two principal components explain only a combined 7.5% of the variance in the genotypes, indicating little population structure among breeding programs.</w:t>
      </w:r>
    </w:p>
    <w:p w14:paraId="3B3D47D2" w14:textId="77777777" w:rsidR="00D6768B" w:rsidRDefault="00D00C80">
      <w:pPr>
        <w:spacing w:line="480" w:lineRule="auto"/>
        <w:rPr>
          <w:rFonts w:ascii="Times New Roman" w:eastAsia="Times New Roman" w:hAnsi="Times New Roman" w:cs="Times New Roman"/>
        </w:rPr>
      </w:pPr>
      <w:r>
        <w:rPr>
          <w:noProof/>
        </w:rPr>
        <w:drawing>
          <wp:anchor distT="114300" distB="114300" distL="114300" distR="114300" simplePos="0" relativeHeight="251658240" behindDoc="0" locked="0" layoutInCell="1" hidden="0" allowOverlap="1" wp14:anchorId="43082440" wp14:editId="2A638D1C">
            <wp:simplePos x="0" y="0"/>
            <wp:positionH relativeFrom="column">
              <wp:posOffset>-161924</wp:posOffset>
            </wp:positionH>
            <wp:positionV relativeFrom="paragraph">
              <wp:posOffset>285750</wp:posOffset>
            </wp:positionV>
            <wp:extent cx="5728395" cy="6110288"/>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5728395" cy="6110288"/>
                    </a:xfrm>
                    <a:prstGeom prst="rect">
                      <a:avLst/>
                    </a:prstGeom>
                    <a:ln/>
                  </pic:spPr>
                </pic:pic>
              </a:graphicData>
            </a:graphic>
          </wp:anchor>
        </w:drawing>
      </w:r>
    </w:p>
    <w:p w14:paraId="38F91C28" w14:textId="77777777" w:rsidR="00D6768B" w:rsidRDefault="00D6768B">
      <w:pPr>
        <w:spacing w:line="480" w:lineRule="auto"/>
        <w:rPr>
          <w:rFonts w:ascii="Times New Roman" w:eastAsia="Times New Roman" w:hAnsi="Times New Roman" w:cs="Times New Roman"/>
        </w:rPr>
      </w:pPr>
    </w:p>
    <w:p w14:paraId="47B9EE5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Figure S2: Manhattan plots of GWAS results for the discrete programs, (A) Colorado, (B) Idaho, (C) Maine, (D) Michigan, (E) North Carolina, (F) North Dakota, (G) New York, (H) Oregon, (I) Texas, and (J) Wisconsin. Dashed lines represent an adjusted significance threshold of p = 0.05.</w:t>
      </w:r>
    </w:p>
    <w:p w14:paraId="42F96835" w14:textId="77777777" w:rsidR="00D6768B" w:rsidRDefault="00D6768B">
      <w:pPr>
        <w:spacing w:line="240" w:lineRule="auto"/>
        <w:rPr>
          <w:rFonts w:ascii="Times New Roman" w:eastAsia="Times New Roman" w:hAnsi="Times New Roman" w:cs="Times New Roman"/>
          <w:highlight w:val="white"/>
        </w:rPr>
      </w:pPr>
    </w:p>
    <w:p w14:paraId="751F829B" w14:textId="77777777" w:rsidR="00D6768B" w:rsidRDefault="00D6768B">
      <w:pPr>
        <w:spacing w:line="240" w:lineRule="auto"/>
        <w:rPr>
          <w:rFonts w:ascii="Times New Roman" w:eastAsia="Times New Roman" w:hAnsi="Times New Roman" w:cs="Times New Roman"/>
          <w:highlight w:val="white"/>
        </w:rPr>
      </w:pPr>
    </w:p>
    <w:p w14:paraId="54E26DD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8292730" wp14:editId="6DD1493B">
            <wp:extent cx="5943600" cy="3657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5943600" cy="3657600"/>
                    </a:xfrm>
                    <a:prstGeom prst="rect">
                      <a:avLst/>
                    </a:prstGeom>
                    <a:ln/>
                  </pic:spPr>
                </pic:pic>
              </a:graphicData>
            </a:graphic>
          </wp:inline>
        </w:drawing>
      </w:r>
    </w:p>
    <w:p w14:paraId="0D9CC2ED"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Figure S2: Manhattan plot of GWAS results for (A) latitude and (B) longitude. Dashed lines represent an adjusted significance threshold of p = 0.05.</w:t>
      </w:r>
    </w:p>
    <w:p w14:paraId="51EEAE33" w14:textId="77777777" w:rsidR="00D6768B" w:rsidRDefault="00D6768B">
      <w:pPr>
        <w:spacing w:line="480" w:lineRule="auto"/>
        <w:rPr>
          <w:rFonts w:ascii="Times New Roman" w:eastAsia="Times New Roman" w:hAnsi="Times New Roman" w:cs="Times New Roman"/>
        </w:rPr>
      </w:pPr>
    </w:p>
    <w:p w14:paraId="4C9DCBE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S1: Genetic variance decomposition and percent variance explained (PVE) for yield data from all locations and years from 2010-2022.</w:t>
      </w:r>
    </w:p>
    <w:tbl>
      <w:tblPr>
        <w:tblStyle w:val="a5"/>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733"/>
        <w:gridCol w:w="1134"/>
        <w:gridCol w:w="1073"/>
        <w:tblGridChange w:id="187">
          <w:tblGrid>
            <w:gridCol w:w="3733"/>
            <w:gridCol w:w="1134"/>
            <w:gridCol w:w="1073"/>
          </w:tblGrid>
        </w:tblGridChange>
      </w:tblGrid>
      <w:tr w:rsidR="006E02B6" w14:paraId="4CAE8B4E" w14:textId="77777777" w:rsidTr="006E02B6">
        <w:trPr>
          <w:trHeight w:val="420"/>
        </w:trPr>
        <w:tc>
          <w:tcPr>
            <w:tcW w:w="0" w:type="auto"/>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5CA3E336" w14:textId="77777777" w:rsidR="00D6768B" w:rsidRDefault="00D00C8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tc>
        <w:tc>
          <w:tcPr>
            <w:tcW w:w="0" w:type="auto"/>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1650725A" w14:textId="77777777" w:rsidR="00D6768B" w:rsidRDefault="00D00C80">
            <w:pPr>
              <w:widowControl w:val="0"/>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Variance</w:t>
            </w:r>
          </w:p>
        </w:tc>
        <w:tc>
          <w:tcPr>
            <w:tcW w:w="1073"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73F911B" w14:textId="77777777" w:rsidR="00D6768B" w:rsidRDefault="00D00C80">
            <w:pPr>
              <w:widowControl w:val="0"/>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6E02B6" w14:paraId="26086010" w14:textId="77777777" w:rsidTr="006E02B6">
        <w:trPr>
          <w:trHeight w:val="420"/>
        </w:trPr>
        <w:tc>
          <w:tcPr>
            <w:tcW w:w="0" w:type="auto"/>
            <w:tcBorders>
              <w:top w:val="nil"/>
              <w:left w:val="nil"/>
              <w:bottom w:val="nil"/>
              <w:right w:val="nil"/>
            </w:tcBorders>
            <w:tcMar>
              <w:top w:w="0" w:type="dxa"/>
              <w:left w:w="100" w:type="dxa"/>
              <w:bottom w:w="0" w:type="dxa"/>
              <w:right w:w="100" w:type="dxa"/>
            </w:tcMar>
            <w:vAlign w:val="center"/>
          </w:tcPr>
          <w:p w14:paraId="5F2308A6" w14:textId="77777777" w:rsidR="00D6768B" w:rsidRDefault="00D00C8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Genotype</w:t>
            </w:r>
          </w:p>
        </w:tc>
        <w:tc>
          <w:tcPr>
            <w:tcW w:w="0" w:type="auto"/>
            <w:tcBorders>
              <w:top w:val="nil"/>
              <w:left w:val="nil"/>
              <w:bottom w:val="nil"/>
              <w:right w:val="nil"/>
            </w:tcBorders>
            <w:tcMar>
              <w:top w:w="0" w:type="dxa"/>
              <w:left w:w="100" w:type="dxa"/>
              <w:bottom w:w="0" w:type="dxa"/>
              <w:right w:w="100" w:type="dxa"/>
            </w:tcMar>
            <w:vAlign w:val="center"/>
          </w:tcPr>
          <w:p w14:paraId="5E0FB5EC"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4.63</w:t>
            </w:r>
          </w:p>
        </w:tc>
        <w:tc>
          <w:tcPr>
            <w:tcW w:w="1073" w:type="dxa"/>
            <w:tcBorders>
              <w:top w:val="nil"/>
              <w:left w:val="nil"/>
              <w:bottom w:val="nil"/>
              <w:right w:val="nil"/>
            </w:tcBorders>
            <w:tcMar>
              <w:top w:w="0" w:type="dxa"/>
              <w:left w:w="100" w:type="dxa"/>
              <w:bottom w:w="0" w:type="dxa"/>
              <w:right w:w="100" w:type="dxa"/>
            </w:tcMar>
            <w:vAlign w:val="center"/>
          </w:tcPr>
          <w:p w14:paraId="1BC314F9"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27.60</w:t>
            </w:r>
          </w:p>
        </w:tc>
      </w:tr>
      <w:tr w:rsidR="006E02B6" w14:paraId="35B716A3" w14:textId="77777777" w:rsidTr="006E02B6">
        <w:trPr>
          <w:trHeight w:val="420"/>
        </w:trPr>
        <w:tc>
          <w:tcPr>
            <w:tcW w:w="0" w:type="auto"/>
            <w:tcBorders>
              <w:top w:val="nil"/>
              <w:left w:val="nil"/>
              <w:bottom w:val="nil"/>
              <w:right w:val="nil"/>
            </w:tcBorders>
            <w:shd w:val="clear" w:color="auto" w:fill="D9D9D9"/>
            <w:tcMar>
              <w:top w:w="0" w:type="dxa"/>
              <w:left w:w="100" w:type="dxa"/>
              <w:bottom w:w="0" w:type="dxa"/>
              <w:right w:w="100" w:type="dxa"/>
            </w:tcMar>
            <w:vAlign w:val="center"/>
          </w:tcPr>
          <w:p w14:paraId="2A5A03DB" w14:textId="25FDB5FA" w:rsidR="00D6768B" w:rsidRDefault="00D00C8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Genotype</w:t>
            </w:r>
            <w:del w:id="188" w:author="Husain I Agha" w:date="2024-02-21T11:57:00Z">
              <w:r w:rsidDel="006E02B6">
                <w:rPr>
                  <w:rFonts w:ascii="Times New Roman" w:eastAsia="Times New Roman" w:hAnsi="Times New Roman" w:cs="Times New Roman"/>
                  <w:sz w:val="24"/>
                  <w:szCs w:val="24"/>
                </w:rPr>
                <w:delText xml:space="preserve"> x </w:delText>
              </w:r>
            </w:del>
            <w:ins w:id="189" w:author="Husain I Agha" w:date="2024-02-21T11:57:00Z">
              <w:r w:rsidR="006E02B6">
                <w:rPr>
                  <w:rFonts w:ascii="Times New Roman" w:eastAsia="Times New Roman" w:hAnsi="Times New Roman" w:cs="Times New Roman"/>
                  <w:sz w:val="24"/>
                  <w:szCs w:val="24"/>
                </w:rPr>
                <w:t>-by-</w:t>
              </w:r>
            </w:ins>
            <w:r>
              <w:rPr>
                <w:rFonts w:ascii="Times New Roman" w:eastAsia="Times New Roman" w:hAnsi="Times New Roman" w:cs="Times New Roman"/>
                <w:sz w:val="24"/>
                <w:szCs w:val="24"/>
              </w:rPr>
              <w:t>Year</w:t>
            </w:r>
          </w:p>
        </w:tc>
        <w:tc>
          <w:tcPr>
            <w:tcW w:w="0" w:type="auto"/>
            <w:tcBorders>
              <w:top w:val="nil"/>
              <w:left w:val="nil"/>
              <w:bottom w:val="nil"/>
              <w:right w:val="nil"/>
            </w:tcBorders>
            <w:shd w:val="clear" w:color="auto" w:fill="D9D9D9"/>
            <w:tcMar>
              <w:top w:w="0" w:type="dxa"/>
              <w:left w:w="100" w:type="dxa"/>
              <w:bottom w:w="0" w:type="dxa"/>
              <w:right w:w="100" w:type="dxa"/>
            </w:tcMar>
            <w:vAlign w:val="center"/>
          </w:tcPr>
          <w:p w14:paraId="5A52AB52"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0.93</w:t>
            </w:r>
          </w:p>
        </w:tc>
        <w:tc>
          <w:tcPr>
            <w:tcW w:w="1073" w:type="dxa"/>
            <w:tcBorders>
              <w:top w:val="nil"/>
              <w:left w:val="nil"/>
              <w:bottom w:val="nil"/>
              <w:right w:val="nil"/>
            </w:tcBorders>
            <w:shd w:val="clear" w:color="auto" w:fill="D9D9D9"/>
            <w:tcMar>
              <w:top w:w="0" w:type="dxa"/>
              <w:left w:w="100" w:type="dxa"/>
              <w:bottom w:w="0" w:type="dxa"/>
              <w:right w:w="100" w:type="dxa"/>
            </w:tcMar>
            <w:vAlign w:val="center"/>
          </w:tcPr>
          <w:p w14:paraId="30833C8F"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5.56</w:t>
            </w:r>
          </w:p>
        </w:tc>
      </w:tr>
      <w:tr w:rsidR="006E02B6" w14:paraId="6DE1B4A2" w14:textId="77777777" w:rsidTr="006E02B6">
        <w:trPr>
          <w:trHeight w:val="420"/>
        </w:trPr>
        <w:tc>
          <w:tcPr>
            <w:tcW w:w="0" w:type="auto"/>
            <w:tcBorders>
              <w:top w:val="nil"/>
              <w:left w:val="nil"/>
              <w:bottom w:val="nil"/>
              <w:right w:val="nil"/>
            </w:tcBorders>
            <w:tcMar>
              <w:top w:w="0" w:type="dxa"/>
              <w:left w:w="100" w:type="dxa"/>
              <w:bottom w:w="0" w:type="dxa"/>
              <w:right w:w="100" w:type="dxa"/>
            </w:tcMar>
            <w:vAlign w:val="center"/>
          </w:tcPr>
          <w:p w14:paraId="4BEC3924" w14:textId="45EFDD59" w:rsidR="00D6768B" w:rsidRDefault="00D00C8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Genotype</w:t>
            </w:r>
            <w:del w:id="190" w:author="Husain I Agha" w:date="2024-02-21T11:57:00Z">
              <w:r w:rsidDel="006E02B6">
                <w:rPr>
                  <w:rFonts w:ascii="Times New Roman" w:eastAsia="Times New Roman" w:hAnsi="Times New Roman" w:cs="Times New Roman"/>
                  <w:sz w:val="24"/>
                  <w:szCs w:val="24"/>
                </w:rPr>
                <w:delText xml:space="preserve"> x </w:delText>
              </w:r>
            </w:del>
            <w:ins w:id="191" w:author="Husain I Agha" w:date="2024-02-21T11:57:00Z">
              <w:r w:rsidR="006E02B6">
                <w:rPr>
                  <w:rFonts w:ascii="Times New Roman" w:eastAsia="Times New Roman" w:hAnsi="Times New Roman" w:cs="Times New Roman"/>
                  <w:sz w:val="24"/>
                  <w:szCs w:val="24"/>
                </w:rPr>
                <w:t>-by-</w:t>
              </w:r>
            </w:ins>
            <w:r>
              <w:rPr>
                <w:rFonts w:ascii="Times New Roman" w:eastAsia="Times New Roman" w:hAnsi="Times New Roman" w:cs="Times New Roman"/>
                <w:sz w:val="24"/>
                <w:szCs w:val="24"/>
              </w:rPr>
              <w:t>Location</w:t>
            </w:r>
          </w:p>
        </w:tc>
        <w:tc>
          <w:tcPr>
            <w:tcW w:w="0" w:type="auto"/>
            <w:tcBorders>
              <w:top w:val="nil"/>
              <w:left w:val="nil"/>
              <w:bottom w:val="nil"/>
              <w:right w:val="nil"/>
            </w:tcBorders>
            <w:tcMar>
              <w:top w:w="0" w:type="dxa"/>
              <w:left w:w="100" w:type="dxa"/>
              <w:bottom w:w="0" w:type="dxa"/>
              <w:right w:w="100" w:type="dxa"/>
            </w:tcMar>
            <w:vAlign w:val="center"/>
          </w:tcPr>
          <w:p w14:paraId="4058F052"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3.80</w:t>
            </w:r>
          </w:p>
        </w:tc>
        <w:tc>
          <w:tcPr>
            <w:tcW w:w="1073" w:type="dxa"/>
            <w:tcBorders>
              <w:top w:val="nil"/>
              <w:left w:val="nil"/>
              <w:bottom w:val="nil"/>
              <w:right w:val="nil"/>
            </w:tcBorders>
            <w:tcMar>
              <w:top w:w="0" w:type="dxa"/>
              <w:left w:w="100" w:type="dxa"/>
              <w:bottom w:w="0" w:type="dxa"/>
              <w:right w:w="100" w:type="dxa"/>
            </w:tcMar>
            <w:vAlign w:val="center"/>
          </w:tcPr>
          <w:p w14:paraId="2F085640"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22.70</w:t>
            </w:r>
          </w:p>
        </w:tc>
      </w:tr>
      <w:tr w:rsidR="006E02B6" w14:paraId="23E4C2C8" w14:textId="77777777" w:rsidTr="006E02B6">
        <w:trPr>
          <w:trHeight w:val="420"/>
        </w:trPr>
        <w:tc>
          <w:tcPr>
            <w:tcW w:w="0" w:type="auto"/>
            <w:tcBorders>
              <w:top w:val="nil"/>
              <w:left w:val="nil"/>
              <w:bottom w:val="nil"/>
              <w:right w:val="nil"/>
            </w:tcBorders>
            <w:shd w:val="clear" w:color="auto" w:fill="D9D9D9"/>
            <w:tcMar>
              <w:top w:w="0" w:type="dxa"/>
              <w:left w:w="100" w:type="dxa"/>
              <w:bottom w:w="0" w:type="dxa"/>
              <w:right w:w="100" w:type="dxa"/>
            </w:tcMar>
            <w:vAlign w:val="center"/>
          </w:tcPr>
          <w:p w14:paraId="06DB8D76" w14:textId="19B8D2C6" w:rsidR="00D6768B" w:rsidRDefault="00D00C8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Genotype</w:t>
            </w:r>
            <w:del w:id="192" w:author="Husain I Agha" w:date="2024-02-21T11:57:00Z">
              <w:r w:rsidDel="006E02B6">
                <w:rPr>
                  <w:rFonts w:ascii="Times New Roman" w:eastAsia="Times New Roman" w:hAnsi="Times New Roman" w:cs="Times New Roman"/>
                  <w:sz w:val="24"/>
                  <w:szCs w:val="24"/>
                </w:rPr>
                <w:delText xml:space="preserve"> x </w:delText>
              </w:r>
            </w:del>
            <w:ins w:id="193" w:author="Husain I Agha" w:date="2024-02-21T11:57:00Z">
              <w:r w:rsidR="006E02B6">
                <w:rPr>
                  <w:rFonts w:ascii="Times New Roman" w:eastAsia="Times New Roman" w:hAnsi="Times New Roman" w:cs="Times New Roman"/>
                  <w:sz w:val="24"/>
                  <w:szCs w:val="24"/>
                </w:rPr>
                <w:t>-by-</w:t>
              </w:r>
            </w:ins>
            <w:r>
              <w:rPr>
                <w:rFonts w:ascii="Times New Roman" w:eastAsia="Times New Roman" w:hAnsi="Times New Roman" w:cs="Times New Roman"/>
                <w:sz w:val="24"/>
                <w:szCs w:val="24"/>
              </w:rPr>
              <w:t>Year</w:t>
            </w:r>
            <w:del w:id="194" w:author="Husain I Agha" w:date="2024-02-21T11:57:00Z">
              <w:r w:rsidDel="006E02B6">
                <w:rPr>
                  <w:rFonts w:ascii="Times New Roman" w:eastAsia="Times New Roman" w:hAnsi="Times New Roman" w:cs="Times New Roman"/>
                  <w:sz w:val="24"/>
                  <w:szCs w:val="24"/>
                </w:rPr>
                <w:delText xml:space="preserve"> x </w:delText>
              </w:r>
            </w:del>
            <w:ins w:id="195" w:author="Husain I Agha" w:date="2024-02-21T11:57:00Z">
              <w:r w:rsidR="006E02B6">
                <w:rPr>
                  <w:rFonts w:ascii="Times New Roman" w:eastAsia="Times New Roman" w:hAnsi="Times New Roman" w:cs="Times New Roman"/>
                  <w:sz w:val="24"/>
                  <w:szCs w:val="24"/>
                </w:rPr>
                <w:t>-by-</w:t>
              </w:r>
            </w:ins>
            <w:r>
              <w:rPr>
                <w:rFonts w:ascii="Times New Roman" w:eastAsia="Times New Roman" w:hAnsi="Times New Roman" w:cs="Times New Roman"/>
                <w:sz w:val="24"/>
                <w:szCs w:val="24"/>
              </w:rPr>
              <w:t>Location</w:t>
            </w:r>
          </w:p>
        </w:tc>
        <w:tc>
          <w:tcPr>
            <w:tcW w:w="0" w:type="auto"/>
            <w:tcBorders>
              <w:top w:val="nil"/>
              <w:left w:val="nil"/>
              <w:bottom w:val="nil"/>
              <w:right w:val="nil"/>
            </w:tcBorders>
            <w:shd w:val="clear" w:color="auto" w:fill="D9D9D9"/>
            <w:tcMar>
              <w:top w:w="0" w:type="dxa"/>
              <w:left w:w="100" w:type="dxa"/>
              <w:bottom w:w="0" w:type="dxa"/>
              <w:right w:w="100" w:type="dxa"/>
            </w:tcMar>
            <w:vAlign w:val="center"/>
          </w:tcPr>
          <w:p w14:paraId="2FCE9CD8"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5.71</w:t>
            </w:r>
          </w:p>
        </w:tc>
        <w:tc>
          <w:tcPr>
            <w:tcW w:w="1073" w:type="dxa"/>
            <w:tcBorders>
              <w:top w:val="nil"/>
              <w:left w:val="nil"/>
              <w:bottom w:val="nil"/>
              <w:right w:val="nil"/>
            </w:tcBorders>
            <w:shd w:val="clear" w:color="auto" w:fill="D9D9D9"/>
            <w:tcMar>
              <w:top w:w="0" w:type="dxa"/>
              <w:left w:w="100" w:type="dxa"/>
              <w:bottom w:w="0" w:type="dxa"/>
              <w:right w:w="100" w:type="dxa"/>
            </w:tcMar>
            <w:vAlign w:val="center"/>
          </w:tcPr>
          <w:p w14:paraId="2463CE0E"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34.10</w:t>
            </w:r>
          </w:p>
        </w:tc>
      </w:tr>
      <w:tr w:rsidR="006E02B6" w14:paraId="278EB6EE" w14:textId="77777777" w:rsidTr="006E02B6">
        <w:trPr>
          <w:trHeight w:val="420"/>
        </w:trPr>
        <w:tc>
          <w:tcPr>
            <w:tcW w:w="0" w:type="auto"/>
            <w:tcBorders>
              <w:top w:val="nil"/>
              <w:left w:val="nil"/>
              <w:bottom w:val="single" w:sz="12" w:space="0" w:color="0D0D0D"/>
              <w:right w:val="nil"/>
            </w:tcBorders>
            <w:tcMar>
              <w:top w:w="0" w:type="dxa"/>
              <w:left w:w="100" w:type="dxa"/>
              <w:bottom w:w="0" w:type="dxa"/>
              <w:right w:w="100" w:type="dxa"/>
            </w:tcMar>
            <w:vAlign w:val="center"/>
          </w:tcPr>
          <w:p w14:paraId="1A114860" w14:textId="77777777" w:rsidR="00D6768B" w:rsidRDefault="00D00C8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Residuals</w:t>
            </w:r>
          </w:p>
        </w:tc>
        <w:tc>
          <w:tcPr>
            <w:tcW w:w="0" w:type="auto"/>
            <w:tcBorders>
              <w:top w:val="nil"/>
              <w:left w:val="nil"/>
              <w:bottom w:val="single" w:sz="12" w:space="0" w:color="0D0D0D"/>
              <w:right w:val="nil"/>
            </w:tcBorders>
            <w:tcMar>
              <w:top w:w="0" w:type="dxa"/>
              <w:left w:w="100" w:type="dxa"/>
              <w:bottom w:w="0" w:type="dxa"/>
              <w:right w:w="100" w:type="dxa"/>
            </w:tcMar>
            <w:vAlign w:val="center"/>
          </w:tcPr>
          <w:p w14:paraId="24125CEC"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1.67</w:t>
            </w:r>
          </w:p>
        </w:tc>
        <w:tc>
          <w:tcPr>
            <w:tcW w:w="1073" w:type="dxa"/>
            <w:tcBorders>
              <w:top w:val="nil"/>
              <w:left w:val="nil"/>
              <w:bottom w:val="single" w:sz="12" w:space="0" w:color="0D0D0D"/>
              <w:right w:val="nil"/>
            </w:tcBorders>
            <w:tcMar>
              <w:top w:w="0" w:type="dxa"/>
              <w:left w:w="100" w:type="dxa"/>
              <w:bottom w:w="0" w:type="dxa"/>
              <w:right w:w="100" w:type="dxa"/>
            </w:tcMar>
            <w:vAlign w:val="center"/>
          </w:tcPr>
          <w:p w14:paraId="6F839F9A"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9.95</w:t>
            </w:r>
          </w:p>
        </w:tc>
      </w:tr>
    </w:tbl>
    <w:p w14:paraId="290C962A" w14:textId="77777777" w:rsidR="00D6768B" w:rsidRDefault="00D6768B">
      <w:pPr>
        <w:spacing w:line="360" w:lineRule="auto"/>
        <w:rPr>
          <w:rFonts w:ascii="Times New Roman" w:eastAsia="Times New Roman" w:hAnsi="Times New Roman" w:cs="Times New Roman"/>
          <w:sz w:val="24"/>
          <w:szCs w:val="24"/>
          <w:highlight w:val="white"/>
        </w:rPr>
      </w:pPr>
    </w:p>
    <w:p w14:paraId="62E98A98" w14:textId="77777777" w:rsidR="00D6768B" w:rsidRDefault="00D6768B">
      <w:pPr>
        <w:spacing w:line="360" w:lineRule="auto"/>
        <w:rPr>
          <w:rFonts w:ascii="Times New Roman" w:eastAsia="Times New Roman" w:hAnsi="Times New Roman" w:cs="Times New Roman"/>
          <w:sz w:val="24"/>
          <w:szCs w:val="24"/>
          <w:highlight w:val="white"/>
        </w:rPr>
      </w:pPr>
    </w:p>
    <w:p w14:paraId="3476D20B" w14:textId="77777777" w:rsidR="00D6768B" w:rsidRDefault="00D6768B">
      <w:pPr>
        <w:spacing w:line="360" w:lineRule="auto"/>
        <w:rPr>
          <w:rFonts w:ascii="Times New Roman" w:eastAsia="Times New Roman" w:hAnsi="Times New Roman" w:cs="Times New Roman"/>
          <w:sz w:val="24"/>
          <w:szCs w:val="24"/>
          <w:highlight w:val="white"/>
        </w:rPr>
      </w:pPr>
    </w:p>
    <w:p w14:paraId="4D64CE41" w14:textId="77777777" w:rsidR="00D6768B" w:rsidRDefault="00D6768B">
      <w:pPr>
        <w:spacing w:line="360" w:lineRule="auto"/>
        <w:rPr>
          <w:rFonts w:ascii="Times New Roman" w:eastAsia="Times New Roman" w:hAnsi="Times New Roman" w:cs="Times New Roman"/>
          <w:sz w:val="24"/>
          <w:szCs w:val="24"/>
          <w:highlight w:val="white"/>
        </w:rPr>
      </w:pPr>
    </w:p>
    <w:p w14:paraId="2F4980C9" w14:textId="77777777" w:rsidR="00D6768B" w:rsidRDefault="00D6768B">
      <w:pPr>
        <w:spacing w:line="360" w:lineRule="auto"/>
        <w:rPr>
          <w:rFonts w:ascii="Times New Roman" w:eastAsia="Times New Roman" w:hAnsi="Times New Roman" w:cs="Times New Roman"/>
          <w:sz w:val="24"/>
          <w:szCs w:val="24"/>
          <w:highlight w:val="white"/>
        </w:rPr>
      </w:pPr>
    </w:p>
    <w:p w14:paraId="31DE6B73" w14:textId="77777777" w:rsidR="00D6768B" w:rsidRDefault="00D00C8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Table S2: Results from Generation Proxy selection mapping. </w:t>
      </w:r>
      <w:r>
        <w:rPr>
          <w:rFonts w:ascii="Times New Roman" w:eastAsia="Times New Roman" w:hAnsi="Times New Roman" w:cs="Times New Roman"/>
          <w:sz w:val="24"/>
          <w:szCs w:val="24"/>
        </w:rPr>
        <w:t>Chr: chromosome. Effect: effect size estimate. PVE (%): percent variance explained. Effect sizes refer to generation (year) estimates.</w:t>
      </w:r>
    </w:p>
    <w:p w14:paraId="3CCCD8BE" w14:textId="77777777" w:rsidR="00D6768B" w:rsidRDefault="00D6768B">
      <w:pPr>
        <w:spacing w:line="360" w:lineRule="auto"/>
        <w:rPr>
          <w:rFonts w:ascii="Times New Roman" w:eastAsia="Times New Roman" w:hAnsi="Times New Roman" w:cs="Times New Roman"/>
          <w:sz w:val="24"/>
          <w:szCs w:val="24"/>
          <w:highlight w:val="white"/>
        </w:rPr>
      </w:pPr>
    </w:p>
    <w:tbl>
      <w:tblPr>
        <w:tblStyle w:val="a6"/>
        <w:tblW w:w="8910" w:type="dxa"/>
        <w:tblBorders>
          <w:top w:val="nil"/>
          <w:left w:val="nil"/>
          <w:bottom w:val="nil"/>
          <w:right w:val="nil"/>
          <w:insideH w:val="nil"/>
          <w:insideV w:val="nil"/>
        </w:tblBorders>
        <w:tblLayout w:type="fixed"/>
        <w:tblLook w:val="0600" w:firstRow="0" w:lastRow="0" w:firstColumn="0" w:lastColumn="0" w:noHBand="1" w:noVBand="1"/>
      </w:tblPr>
      <w:tblGrid>
        <w:gridCol w:w="885"/>
        <w:gridCol w:w="2475"/>
        <w:gridCol w:w="795"/>
        <w:gridCol w:w="1290"/>
        <w:gridCol w:w="1365"/>
        <w:gridCol w:w="900"/>
        <w:gridCol w:w="1200"/>
      </w:tblGrid>
      <w:tr w:rsidR="00D6768B" w14:paraId="5F45FEFF" w14:textId="77777777">
        <w:trPr>
          <w:trHeight w:val="420"/>
        </w:trPr>
        <w:tc>
          <w:tcPr>
            <w:tcW w:w="88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19A3D32F"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Trait</w:t>
            </w:r>
          </w:p>
        </w:tc>
        <w:tc>
          <w:tcPr>
            <w:tcW w:w="247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CE9639A"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Marker</w:t>
            </w:r>
          </w:p>
        </w:tc>
        <w:tc>
          <w:tcPr>
            <w:tcW w:w="79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609EE741"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Chr</w:t>
            </w:r>
          </w:p>
        </w:tc>
        <w:tc>
          <w:tcPr>
            <w:tcW w:w="129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B1AA06C"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p>
        </w:tc>
        <w:tc>
          <w:tcPr>
            <w:tcW w:w="136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57893A15"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LOD Score</w:t>
            </w:r>
          </w:p>
        </w:tc>
        <w:tc>
          <w:tcPr>
            <w:tcW w:w="90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6861238"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Effect</w:t>
            </w:r>
          </w:p>
        </w:tc>
        <w:tc>
          <w:tcPr>
            <w:tcW w:w="120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075B8F9"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D6768B" w14:paraId="1803AB0D" w14:textId="77777777">
        <w:trPr>
          <w:trHeight w:val="420"/>
        </w:trPr>
        <w:tc>
          <w:tcPr>
            <w:tcW w:w="885" w:type="dxa"/>
            <w:tcBorders>
              <w:top w:val="nil"/>
              <w:left w:val="nil"/>
              <w:bottom w:val="nil"/>
              <w:right w:val="nil"/>
            </w:tcBorders>
            <w:tcMar>
              <w:top w:w="0" w:type="dxa"/>
              <w:left w:w="100" w:type="dxa"/>
              <w:bottom w:w="0" w:type="dxa"/>
              <w:right w:w="100" w:type="dxa"/>
            </w:tcMar>
            <w:vAlign w:val="center"/>
          </w:tcPr>
          <w:p w14:paraId="1B5474F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tcMar>
              <w:top w:w="0" w:type="dxa"/>
              <w:left w:w="100" w:type="dxa"/>
              <w:bottom w:w="0" w:type="dxa"/>
              <w:right w:w="100" w:type="dxa"/>
            </w:tcMar>
            <w:vAlign w:val="center"/>
          </w:tcPr>
          <w:p w14:paraId="1218435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solcap_snp_c2_34940</w:t>
            </w:r>
          </w:p>
        </w:tc>
        <w:tc>
          <w:tcPr>
            <w:tcW w:w="795" w:type="dxa"/>
            <w:tcBorders>
              <w:top w:val="nil"/>
              <w:left w:val="nil"/>
              <w:bottom w:val="nil"/>
              <w:right w:val="nil"/>
            </w:tcBorders>
            <w:tcMar>
              <w:top w:w="0" w:type="dxa"/>
              <w:left w:w="100" w:type="dxa"/>
              <w:bottom w:w="0" w:type="dxa"/>
              <w:right w:w="100" w:type="dxa"/>
            </w:tcMar>
            <w:vAlign w:val="center"/>
          </w:tcPr>
          <w:p w14:paraId="47DCDE2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90" w:type="dxa"/>
            <w:tcBorders>
              <w:top w:val="nil"/>
              <w:left w:val="nil"/>
              <w:bottom w:val="nil"/>
              <w:right w:val="nil"/>
            </w:tcBorders>
            <w:tcMar>
              <w:top w:w="0" w:type="dxa"/>
              <w:left w:w="100" w:type="dxa"/>
              <w:bottom w:w="0" w:type="dxa"/>
              <w:right w:w="100" w:type="dxa"/>
            </w:tcMar>
            <w:vAlign w:val="center"/>
          </w:tcPr>
          <w:p w14:paraId="7F43BE8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35398310</w:t>
            </w:r>
          </w:p>
        </w:tc>
        <w:tc>
          <w:tcPr>
            <w:tcW w:w="1365" w:type="dxa"/>
            <w:tcBorders>
              <w:top w:val="nil"/>
              <w:left w:val="nil"/>
              <w:bottom w:val="nil"/>
              <w:right w:val="nil"/>
            </w:tcBorders>
            <w:tcMar>
              <w:top w:w="0" w:type="dxa"/>
              <w:left w:w="100" w:type="dxa"/>
              <w:bottom w:w="0" w:type="dxa"/>
              <w:right w:w="100" w:type="dxa"/>
            </w:tcMar>
            <w:vAlign w:val="center"/>
          </w:tcPr>
          <w:p w14:paraId="64F0657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5.93</w:t>
            </w:r>
          </w:p>
        </w:tc>
        <w:tc>
          <w:tcPr>
            <w:tcW w:w="900" w:type="dxa"/>
            <w:tcBorders>
              <w:top w:val="nil"/>
              <w:left w:val="nil"/>
              <w:bottom w:val="nil"/>
              <w:right w:val="nil"/>
            </w:tcBorders>
            <w:tcMar>
              <w:top w:w="0" w:type="dxa"/>
              <w:left w:w="100" w:type="dxa"/>
              <w:bottom w:w="0" w:type="dxa"/>
              <w:right w:w="100" w:type="dxa"/>
            </w:tcMar>
            <w:vAlign w:val="center"/>
          </w:tcPr>
          <w:p w14:paraId="7571FB05"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-0.48</w:t>
            </w:r>
          </w:p>
        </w:tc>
        <w:tc>
          <w:tcPr>
            <w:tcW w:w="1200" w:type="dxa"/>
            <w:tcBorders>
              <w:top w:val="nil"/>
              <w:left w:val="nil"/>
              <w:bottom w:val="nil"/>
              <w:right w:val="nil"/>
            </w:tcBorders>
            <w:tcMar>
              <w:top w:w="0" w:type="dxa"/>
              <w:left w:w="100" w:type="dxa"/>
              <w:bottom w:w="0" w:type="dxa"/>
              <w:right w:w="100" w:type="dxa"/>
            </w:tcMar>
            <w:vAlign w:val="center"/>
          </w:tcPr>
          <w:p w14:paraId="30B7D8C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1.82</w:t>
            </w:r>
          </w:p>
        </w:tc>
      </w:tr>
      <w:tr w:rsidR="00D6768B" w14:paraId="6A899484" w14:textId="77777777">
        <w:trPr>
          <w:trHeight w:val="420"/>
        </w:trPr>
        <w:tc>
          <w:tcPr>
            <w:tcW w:w="885" w:type="dxa"/>
            <w:tcBorders>
              <w:top w:val="nil"/>
              <w:left w:val="nil"/>
              <w:bottom w:val="nil"/>
              <w:right w:val="nil"/>
            </w:tcBorders>
            <w:shd w:val="clear" w:color="auto" w:fill="D9D9D9"/>
            <w:tcMar>
              <w:top w:w="0" w:type="dxa"/>
              <w:left w:w="100" w:type="dxa"/>
              <w:bottom w:w="0" w:type="dxa"/>
              <w:right w:w="100" w:type="dxa"/>
            </w:tcMar>
            <w:vAlign w:val="center"/>
          </w:tcPr>
          <w:p w14:paraId="5FC5CF0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shd w:val="clear" w:color="auto" w:fill="D9D9D9"/>
            <w:tcMar>
              <w:top w:w="0" w:type="dxa"/>
              <w:left w:w="100" w:type="dxa"/>
              <w:bottom w:w="0" w:type="dxa"/>
              <w:right w:w="100" w:type="dxa"/>
            </w:tcMar>
            <w:vAlign w:val="center"/>
          </w:tcPr>
          <w:p w14:paraId="42A39642"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PotVar0033059</w:t>
            </w:r>
          </w:p>
        </w:tc>
        <w:tc>
          <w:tcPr>
            <w:tcW w:w="795" w:type="dxa"/>
            <w:tcBorders>
              <w:top w:val="nil"/>
              <w:left w:val="nil"/>
              <w:bottom w:val="nil"/>
              <w:right w:val="nil"/>
            </w:tcBorders>
            <w:shd w:val="clear" w:color="auto" w:fill="D9D9D9"/>
            <w:tcMar>
              <w:top w:w="0" w:type="dxa"/>
              <w:left w:w="100" w:type="dxa"/>
              <w:bottom w:w="0" w:type="dxa"/>
              <w:right w:w="100" w:type="dxa"/>
            </w:tcMar>
            <w:vAlign w:val="center"/>
          </w:tcPr>
          <w:p w14:paraId="18C8389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90" w:type="dxa"/>
            <w:tcBorders>
              <w:top w:val="nil"/>
              <w:left w:val="nil"/>
              <w:bottom w:val="nil"/>
              <w:right w:val="nil"/>
            </w:tcBorders>
            <w:shd w:val="clear" w:color="auto" w:fill="D9D9D9"/>
            <w:tcMar>
              <w:top w:w="0" w:type="dxa"/>
              <w:left w:w="100" w:type="dxa"/>
              <w:bottom w:w="0" w:type="dxa"/>
              <w:right w:w="100" w:type="dxa"/>
            </w:tcMar>
            <w:vAlign w:val="center"/>
          </w:tcPr>
          <w:p w14:paraId="542FF828"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66102702</w:t>
            </w:r>
          </w:p>
        </w:tc>
        <w:tc>
          <w:tcPr>
            <w:tcW w:w="1365" w:type="dxa"/>
            <w:tcBorders>
              <w:top w:val="nil"/>
              <w:left w:val="nil"/>
              <w:bottom w:val="nil"/>
              <w:right w:val="nil"/>
            </w:tcBorders>
            <w:shd w:val="clear" w:color="auto" w:fill="D9D9D9"/>
            <w:tcMar>
              <w:top w:w="0" w:type="dxa"/>
              <w:left w:w="100" w:type="dxa"/>
              <w:bottom w:w="0" w:type="dxa"/>
              <w:right w:w="100" w:type="dxa"/>
            </w:tcMar>
            <w:vAlign w:val="center"/>
          </w:tcPr>
          <w:p w14:paraId="4F5007A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5.70</w:t>
            </w:r>
          </w:p>
        </w:tc>
        <w:tc>
          <w:tcPr>
            <w:tcW w:w="900" w:type="dxa"/>
            <w:tcBorders>
              <w:top w:val="nil"/>
              <w:left w:val="nil"/>
              <w:bottom w:val="nil"/>
              <w:right w:val="nil"/>
            </w:tcBorders>
            <w:shd w:val="clear" w:color="auto" w:fill="D9D9D9"/>
            <w:tcMar>
              <w:top w:w="0" w:type="dxa"/>
              <w:left w:w="100" w:type="dxa"/>
              <w:bottom w:w="0" w:type="dxa"/>
              <w:right w:w="100" w:type="dxa"/>
            </w:tcMar>
            <w:vAlign w:val="center"/>
          </w:tcPr>
          <w:p w14:paraId="4C4335F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1200" w:type="dxa"/>
            <w:tcBorders>
              <w:top w:val="nil"/>
              <w:left w:val="nil"/>
              <w:bottom w:val="nil"/>
              <w:right w:val="nil"/>
            </w:tcBorders>
            <w:shd w:val="clear" w:color="auto" w:fill="D9D9D9"/>
            <w:tcMar>
              <w:top w:w="0" w:type="dxa"/>
              <w:left w:w="100" w:type="dxa"/>
              <w:bottom w:w="0" w:type="dxa"/>
              <w:right w:w="100" w:type="dxa"/>
            </w:tcMar>
            <w:vAlign w:val="center"/>
          </w:tcPr>
          <w:p w14:paraId="497A0E7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2.18</w:t>
            </w:r>
          </w:p>
        </w:tc>
      </w:tr>
      <w:tr w:rsidR="00D6768B" w14:paraId="366547B2" w14:textId="77777777">
        <w:trPr>
          <w:trHeight w:val="420"/>
        </w:trPr>
        <w:tc>
          <w:tcPr>
            <w:tcW w:w="885" w:type="dxa"/>
            <w:tcBorders>
              <w:top w:val="nil"/>
              <w:left w:val="nil"/>
              <w:bottom w:val="nil"/>
              <w:right w:val="nil"/>
            </w:tcBorders>
            <w:tcMar>
              <w:top w:w="0" w:type="dxa"/>
              <w:left w:w="100" w:type="dxa"/>
              <w:bottom w:w="0" w:type="dxa"/>
              <w:right w:w="100" w:type="dxa"/>
            </w:tcMar>
            <w:vAlign w:val="center"/>
          </w:tcPr>
          <w:p w14:paraId="3B13690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tcMar>
              <w:top w:w="0" w:type="dxa"/>
              <w:left w:w="100" w:type="dxa"/>
              <w:bottom w:w="0" w:type="dxa"/>
              <w:right w:w="100" w:type="dxa"/>
            </w:tcMar>
            <w:vAlign w:val="center"/>
          </w:tcPr>
          <w:p w14:paraId="72B088D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solcap_snp_c2_17807</w:t>
            </w:r>
          </w:p>
        </w:tc>
        <w:tc>
          <w:tcPr>
            <w:tcW w:w="795" w:type="dxa"/>
            <w:tcBorders>
              <w:top w:val="nil"/>
              <w:left w:val="nil"/>
              <w:bottom w:val="nil"/>
              <w:right w:val="nil"/>
            </w:tcBorders>
            <w:tcMar>
              <w:top w:w="0" w:type="dxa"/>
              <w:left w:w="100" w:type="dxa"/>
              <w:bottom w:w="0" w:type="dxa"/>
              <w:right w:w="100" w:type="dxa"/>
            </w:tcMar>
            <w:vAlign w:val="center"/>
          </w:tcPr>
          <w:p w14:paraId="797F218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90" w:type="dxa"/>
            <w:tcBorders>
              <w:top w:val="nil"/>
              <w:left w:val="nil"/>
              <w:bottom w:val="nil"/>
              <w:right w:val="nil"/>
            </w:tcBorders>
            <w:tcMar>
              <w:top w:w="0" w:type="dxa"/>
              <w:left w:w="100" w:type="dxa"/>
              <w:bottom w:w="0" w:type="dxa"/>
              <w:right w:w="100" w:type="dxa"/>
            </w:tcMar>
            <w:vAlign w:val="center"/>
          </w:tcPr>
          <w:p w14:paraId="1D37494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34808312</w:t>
            </w:r>
          </w:p>
        </w:tc>
        <w:tc>
          <w:tcPr>
            <w:tcW w:w="1365" w:type="dxa"/>
            <w:tcBorders>
              <w:top w:val="nil"/>
              <w:left w:val="nil"/>
              <w:bottom w:val="nil"/>
              <w:right w:val="nil"/>
            </w:tcBorders>
            <w:tcMar>
              <w:top w:w="0" w:type="dxa"/>
              <w:left w:w="100" w:type="dxa"/>
              <w:bottom w:w="0" w:type="dxa"/>
              <w:right w:w="100" w:type="dxa"/>
            </w:tcMar>
            <w:vAlign w:val="center"/>
          </w:tcPr>
          <w:p w14:paraId="6D03435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11.37</w:t>
            </w:r>
          </w:p>
        </w:tc>
        <w:tc>
          <w:tcPr>
            <w:tcW w:w="900" w:type="dxa"/>
            <w:tcBorders>
              <w:top w:val="nil"/>
              <w:left w:val="nil"/>
              <w:bottom w:val="nil"/>
              <w:right w:val="nil"/>
            </w:tcBorders>
            <w:tcMar>
              <w:top w:w="0" w:type="dxa"/>
              <w:left w:w="100" w:type="dxa"/>
              <w:bottom w:w="0" w:type="dxa"/>
              <w:right w:w="100" w:type="dxa"/>
            </w:tcMar>
            <w:vAlign w:val="center"/>
          </w:tcPr>
          <w:p w14:paraId="313C62C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1200" w:type="dxa"/>
            <w:tcBorders>
              <w:top w:val="nil"/>
              <w:left w:val="nil"/>
              <w:bottom w:val="nil"/>
              <w:right w:val="nil"/>
            </w:tcBorders>
            <w:tcMar>
              <w:top w:w="0" w:type="dxa"/>
              <w:left w:w="100" w:type="dxa"/>
              <w:bottom w:w="0" w:type="dxa"/>
              <w:right w:w="100" w:type="dxa"/>
            </w:tcMar>
            <w:vAlign w:val="center"/>
          </w:tcPr>
          <w:p w14:paraId="74A699C0"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2.40</w:t>
            </w:r>
          </w:p>
        </w:tc>
      </w:tr>
      <w:tr w:rsidR="00D6768B" w14:paraId="74377FAE" w14:textId="77777777">
        <w:trPr>
          <w:trHeight w:val="420"/>
        </w:trPr>
        <w:tc>
          <w:tcPr>
            <w:tcW w:w="885" w:type="dxa"/>
            <w:tcBorders>
              <w:top w:val="nil"/>
              <w:left w:val="nil"/>
              <w:bottom w:val="nil"/>
              <w:right w:val="nil"/>
            </w:tcBorders>
            <w:shd w:val="clear" w:color="auto" w:fill="D9D9D9"/>
            <w:tcMar>
              <w:top w:w="0" w:type="dxa"/>
              <w:left w:w="100" w:type="dxa"/>
              <w:bottom w:w="0" w:type="dxa"/>
              <w:right w:w="100" w:type="dxa"/>
            </w:tcMar>
            <w:vAlign w:val="center"/>
          </w:tcPr>
          <w:p w14:paraId="667C55B2"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shd w:val="clear" w:color="auto" w:fill="D9D9D9"/>
            <w:tcMar>
              <w:top w:w="0" w:type="dxa"/>
              <w:left w:w="100" w:type="dxa"/>
              <w:bottom w:w="0" w:type="dxa"/>
              <w:right w:w="100" w:type="dxa"/>
            </w:tcMar>
            <w:vAlign w:val="center"/>
          </w:tcPr>
          <w:p w14:paraId="4AF08C4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solcap_snp_c1_10751</w:t>
            </w:r>
          </w:p>
        </w:tc>
        <w:tc>
          <w:tcPr>
            <w:tcW w:w="795" w:type="dxa"/>
            <w:tcBorders>
              <w:top w:val="nil"/>
              <w:left w:val="nil"/>
              <w:bottom w:val="nil"/>
              <w:right w:val="nil"/>
            </w:tcBorders>
            <w:shd w:val="clear" w:color="auto" w:fill="D9D9D9"/>
            <w:tcMar>
              <w:top w:w="0" w:type="dxa"/>
              <w:left w:w="100" w:type="dxa"/>
              <w:bottom w:w="0" w:type="dxa"/>
              <w:right w:w="100" w:type="dxa"/>
            </w:tcMar>
            <w:vAlign w:val="center"/>
          </w:tcPr>
          <w:p w14:paraId="0942F20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90" w:type="dxa"/>
            <w:tcBorders>
              <w:top w:val="nil"/>
              <w:left w:val="nil"/>
              <w:bottom w:val="nil"/>
              <w:right w:val="nil"/>
            </w:tcBorders>
            <w:shd w:val="clear" w:color="auto" w:fill="D9D9D9"/>
            <w:tcMar>
              <w:top w:w="0" w:type="dxa"/>
              <w:left w:w="100" w:type="dxa"/>
              <w:bottom w:w="0" w:type="dxa"/>
              <w:right w:w="100" w:type="dxa"/>
            </w:tcMar>
            <w:vAlign w:val="center"/>
          </w:tcPr>
          <w:p w14:paraId="684C267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56641710</w:t>
            </w:r>
          </w:p>
        </w:tc>
        <w:tc>
          <w:tcPr>
            <w:tcW w:w="1365" w:type="dxa"/>
            <w:tcBorders>
              <w:top w:val="nil"/>
              <w:left w:val="nil"/>
              <w:bottom w:val="nil"/>
              <w:right w:val="nil"/>
            </w:tcBorders>
            <w:shd w:val="clear" w:color="auto" w:fill="D9D9D9"/>
            <w:tcMar>
              <w:top w:w="0" w:type="dxa"/>
              <w:left w:w="100" w:type="dxa"/>
              <w:bottom w:w="0" w:type="dxa"/>
              <w:right w:w="100" w:type="dxa"/>
            </w:tcMar>
            <w:vAlign w:val="center"/>
          </w:tcPr>
          <w:p w14:paraId="4C6CDCA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5.46</w:t>
            </w:r>
          </w:p>
        </w:tc>
        <w:tc>
          <w:tcPr>
            <w:tcW w:w="900" w:type="dxa"/>
            <w:tcBorders>
              <w:top w:val="nil"/>
              <w:left w:val="nil"/>
              <w:bottom w:val="nil"/>
              <w:right w:val="nil"/>
            </w:tcBorders>
            <w:shd w:val="clear" w:color="auto" w:fill="D9D9D9"/>
            <w:tcMar>
              <w:top w:w="0" w:type="dxa"/>
              <w:left w:w="100" w:type="dxa"/>
              <w:bottom w:w="0" w:type="dxa"/>
              <w:right w:w="100" w:type="dxa"/>
            </w:tcMar>
            <w:vAlign w:val="center"/>
          </w:tcPr>
          <w:p w14:paraId="075AC83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200" w:type="dxa"/>
            <w:tcBorders>
              <w:top w:val="nil"/>
              <w:left w:val="nil"/>
              <w:bottom w:val="nil"/>
              <w:right w:val="nil"/>
            </w:tcBorders>
            <w:shd w:val="clear" w:color="auto" w:fill="D9D9D9"/>
            <w:tcMar>
              <w:top w:w="0" w:type="dxa"/>
              <w:left w:w="100" w:type="dxa"/>
              <w:bottom w:w="0" w:type="dxa"/>
              <w:right w:w="100" w:type="dxa"/>
            </w:tcMar>
            <w:vAlign w:val="center"/>
          </w:tcPr>
          <w:p w14:paraId="40BED67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2.29</w:t>
            </w:r>
          </w:p>
        </w:tc>
      </w:tr>
      <w:tr w:rsidR="00D6768B" w14:paraId="4E992DF1" w14:textId="77777777">
        <w:trPr>
          <w:trHeight w:val="420"/>
        </w:trPr>
        <w:tc>
          <w:tcPr>
            <w:tcW w:w="885" w:type="dxa"/>
            <w:tcBorders>
              <w:top w:val="nil"/>
              <w:left w:val="nil"/>
              <w:bottom w:val="nil"/>
              <w:right w:val="nil"/>
            </w:tcBorders>
            <w:tcMar>
              <w:top w:w="0" w:type="dxa"/>
              <w:left w:w="100" w:type="dxa"/>
              <w:bottom w:w="0" w:type="dxa"/>
              <w:right w:w="100" w:type="dxa"/>
            </w:tcMar>
            <w:vAlign w:val="center"/>
          </w:tcPr>
          <w:p w14:paraId="102A233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tcMar>
              <w:top w:w="0" w:type="dxa"/>
              <w:left w:w="100" w:type="dxa"/>
              <w:bottom w:w="0" w:type="dxa"/>
              <w:right w:w="100" w:type="dxa"/>
            </w:tcMar>
            <w:vAlign w:val="center"/>
          </w:tcPr>
          <w:p w14:paraId="3B96735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ST4.03ch06_48041419</w:t>
            </w:r>
          </w:p>
        </w:tc>
        <w:tc>
          <w:tcPr>
            <w:tcW w:w="795" w:type="dxa"/>
            <w:tcBorders>
              <w:top w:val="nil"/>
              <w:left w:val="nil"/>
              <w:bottom w:val="nil"/>
              <w:right w:val="nil"/>
            </w:tcBorders>
            <w:tcMar>
              <w:top w:w="0" w:type="dxa"/>
              <w:left w:w="100" w:type="dxa"/>
              <w:bottom w:w="0" w:type="dxa"/>
              <w:right w:w="100" w:type="dxa"/>
            </w:tcMar>
            <w:vAlign w:val="center"/>
          </w:tcPr>
          <w:p w14:paraId="15D483F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90" w:type="dxa"/>
            <w:tcBorders>
              <w:top w:val="nil"/>
              <w:left w:val="nil"/>
              <w:bottom w:val="nil"/>
              <w:right w:val="nil"/>
            </w:tcBorders>
            <w:tcMar>
              <w:top w:w="0" w:type="dxa"/>
              <w:left w:w="100" w:type="dxa"/>
              <w:bottom w:w="0" w:type="dxa"/>
              <w:right w:w="100" w:type="dxa"/>
            </w:tcMar>
            <w:vAlign w:val="center"/>
          </w:tcPr>
          <w:p w14:paraId="14D751A8"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48316731</w:t>
            </w:r>
          </w:p>
        </w:tc>
        <w:tc>
          <w:tcPr>
            <w:tcW w:w="1365" w:type="dxa"/>
            <w:tcBorders>
              <w:top w:val="nil"/>
              <w:left w:val="nil"/>
              <w:bottom w:val="nil"/>
              <w:right w:val="nil"/>
            </w:tcBorders>
            <w:tcMar>
              <w:top w:w="0" w:type="dxa"/>
              <w:left w:w="100" w:type="dxa"/>
              <w:bottom w:w="0" w:type="dxa"/>
              <w:right w:w="100" w:type="dxa"/>
            </w:tcMar>
            <w:vAlign w:val="center"/>
          </w:tcPr>
          <w:p w14:paraId="236452F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5.36</w:t>
            </w:r>
          </w:p>
        </w:tc>
        <w:tc>
          <w:tcPr>
            <w:tcW w:w="900" w:type="dxa"/>
            <w:tcBorders>
              <w:top w:val="nil"/>
              <w:left w:val="nil"/>
              <w:bottom w:val="nil"/>
              <w:right w:val="nil"/>
            </w:tcBorders>
            <w:tcMar>
              <w:top w:w="0" w:type="dxa"/>
              <w:left w:w="100" w:type="dxa"/>
              <w:bottom w:w="0" w:type="dxa"/>
              <w:right w:w="100" w:type="dxa"/>
            </w:tcMar>
            <w:vAlign w:val="center"/>
          </w:tcPr>
          <w:p w14:paraId="5AD01C75"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0.81</w:t>
            </w:r>
          </w:p>
        </w:tc>
        <w:tc>
          <w:tcPr>
            <w:tcW w:w="1200" w:type="dxa"/>
            <w:tcBorders>
              <w:top w:val="nil"/>
              <w:left w:val="nil"/>
              <w:bottom w:val="nil"/>
              <w:right w:val="nil"/>
            </w:tcBorders>
            <w:tcMar>
              <w:top w:w="0" w:type="dxa"/>
              <w:left w:w="100" w:type="dxa"/>
              <w:bottom w:w="0" w:type="dxa"/>
              <w:right w:w="100" w:type="dxa"/>
            </w:tcMar>
            <w:vAlign w:val="center"/>
          </w:tcPr>
          <w:p w14:paraId="7CE093F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2.07</w:t>
            </w:r>
          </w:p>
        </w:tc>
      </w:tr>
      <w:tr w:rsidR="00D6768B" w14:paraId="7EF88699" w14:textId="77777777">
        <w:trPr>
          <w:trHeight w:val="420"/>
        </w:trPr>
        <w:tc>
          <w:tcPr>
            <w:tcW w:w="885" w:type="dxa"/>
            <w:tcBorders>
              <w:top w:val="nil"/>
              <w:left w:val="nil"/>
              <w:bottom w:val="nil"/>
              <w:right w:val="nil"/>
            </w:tcBorders>
            <w:shd w:val="clear" w:color="auto" w:fill="D9D9D9"/>
            <w:tcMar>
              <w:top w:w="0" w:type="dxa"/>
              <w:left w:w="100" w:type="dxa"/>
              <w:bottom w:w="0" w:type="dxa"/>
              <w:right w:w="100" w:type="dxa"/>
            </w:tcMar>
            <w:vAlign w:val="center"/>
          </w:tcPr>
          <w:p w14:paraId="65844DD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shd w:val="clear" w:color="auto" w:fill="D9D9D9"/>
            <w:tcMar>
              <w:top w:w="0" w:type="dxa"/>
              <w:left w:w="100" w:type="dxa"/>
              <w:bottom w:w="0" w:type="dxa"/>
              <w:right w:w="100" w:type="dxa"/>
            </w:tcMar>
            <w:vAlign w:val="center"/>
          </w:tcPr>
          <w:p w14:paraId="1FAB226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solcap_snp_c2_6621</w:t>
            </w:r>
          </w:p>
        </w:tc>
        <w:tc>
          <w:tcPr>
            <w:tcW w:w="795" w:type="dxa"/>
            <w:tcBorders>
              <w:top w:val="nil"/>
              <w:left w:val="nil"/>
              <w:bottom w:val="nil"/>
              <w:right w:val="nil"/>
            </w:tcBorders>
            <w:shd w:val="clear" w:color="auto" w:fill="D9D9D9"/>
            <w:tcMar>
              <w:top w:w="0" w:type="dxa"/>
              <w:left w:w="100" w:type="dxa"/>
              <w:bottom w:w="0" w:type="dxa"/>
              <w:right w:w="100" w:type="dxa"/>
            </w:tcMar>
            <w:vAlign w:val="center"/>
          </w:tcPr>
          <w:p w14:paraId="03536F1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290" w:type="dxa"/>
            <w:tcBorders>
              <w:top w:val="nil"/>
              <w:left w:val="nil"/>
              <w:bottom w:val="nil"/>
              <w:right w:val="nil"/>
            </w:tcBorders>
            <w:shd w:val="clear" w:color="auto" w:fill="D9D9D9"/>
            <w:tcMar>
              <w:top w:w="0" w:type="dxa"/>
              <w:left w:w="100" w:type="dxa"/>
              <w:bottom w:w="0" w:type="dxa"/>
              <w:right w:w="100" w:type="dxa"/>
            </w:tcMar>
            <w:vAlign w:val="center"/>
          </w:tcPr>
          <w:p w14:paraId="32DA46A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10250834</w:t>
            </w:r>
          </w:p>
        </w:tc>
        <w:tc>
          <w:tcPr>
            <w:tcW w:w="1365" w:type="dxa"/>
            <w:tcBorders>
              <w:top w:val="nil"/>
              <w:left w:val="nil"/>
              <w:bottom w:val="nil"/>
              <w:right w:val="nil"/>
            </w:tcBorders>
            <w:shd w:val="clear" w:color="auto" w:fill="D9D9D9"/>
            <w:tcMar>
              <w:top w:w="0" w:type="dxa"/>
              <w:left w:w="100" w:type="dxa"/>
              <w:bottom w:w="0" w:type="dxa"/>
              <w:right w:w="100" w:type="dxa"/>
            </w:tcMar>
            <w:vAlign w:val="center"/>
          </w:tcPr>
          <w:p w14:paraId="7AD591C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6.11</w:t>
            </w:r>
          </w:p>
        </w:tc>
        <w:tc>
          <w:tcPr>
            <w:tcW w:w="900" w:type="dxa"/>
            <w:tcBorders>
              <w:top w:val="nil"/>
              <w:left w:val="nil"/>
              <w:bottom w:val="nil"/>
              <w:right w:val="nil"/>
            </w:tcBorders>
            <w:shd w:val="clear" w:color="auto" w:fill="D9D9D9"/>
            <w:tcMar>
              <w:top w:w="0" w:type="dxa"/>
              <w:left w:w="100" w:type="dxa"/>
              <w:bottom w:w="0" w:type="dxa"/>
              <w:right w:w="100" w:type="dxa"/>
            </w:tcMar>
            <w:vAlign w:val="center"/>
          </w:tcPr>
          <w:p w14:paraId="6E4705C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200" w:type="dxa"/>
            <w:tcBorders>
              <w:top w:val="nil"/>
              <w:left w:val="nil"/>
              <w:bottom w:val="nil"/>
              <w:right w:val="nil"/>
            </w:tcBorders>
            <w:shd w:val="clear" w:color="auto" w:fill="D9D9D9"/>
            <w:tcMar>
              <w:top w:w="0" w:type="dxa"/>
              <w:left w:w="100" w:type="dxa"/>
              <w:bottom w:w="0" w:type="dxa"/>
              <w:right w:w="100" w:type="dxa"/>
            </w:tcMar>
            <w:vAlign w:val="center"/>
          </w:tcPr>
          <w:p w14:paraId="35B5152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0.22</w:t>
            </w:r>
          </w:p>
        </w:tc>
      </w:tr>
      <w:tr w:rsidR="00D6768B" w14:paraId="29601F33" w14:textId="77777777">
        <w:trPr>
          <w:trHeight w:val="420"/>
        </w:trPr>
        <w:tc>
          <w:tcPr>
            <w:tcW w:w="885" w:type="dxa"/>
            <w:tcBorders>
              <w:top w:val="nil"/>
              <w:left w:val="nil"/>
              <w:bottom w:val="nil"/>
              <w:right w:val="nil"/>
            </w:tcBorders>
            <w:tcMar>
              <w:top w:w="0" w:type="dxa"/>
              <w:left w:w="100" w:type="dxa"/>
              <w:bottom w:w="0" w:type="dxa"/>
              <w:right w:w="100" w:type="dxa"/>
            </w:tcMar>
            <w:vAlign w:val="center"/>
          </w:tcPr>
          <w:p w14:paraId="1F50A63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tcMar>
              <w:top w:w="0" w:type="dxa"/>
              <w:left w:w="100" w:type="dxa"/>
              <w:bottom w:w="0" w:type="dxa"/>
              <w:right w:w="100" w:type="dxa"/>
            </w:tcMar>
            <w:vAlign w:val="center"/>
          </w:tcPr>
          <w:p w14:paraId="7404CDD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solcap_snp_c2_18548</w:t>
            </w:r>
          </w:p>
        </w:tc>
        <w:tc>
          <w:tcPr>
            <w:tcW w:w="795" w:type="dxa"/>
            <w:tcBorders>
              <w:top w:val="nil"/>
              <w:left w:val="nil"/>
              <w:bottom w:val="nil"/>
              <w:right w:val="nil"/>
            </w:tcBorders>
            <w:tcMar>
              <w:top w:w="0" w:type="dxa"/>
              <w:left w:w="100" w:type="dxa"/>
              <w:bottom w:w="0" w:type="dxa"/>
              <w:right w:w="100" w:type="dxa"/>
            </w:tcMar>
            <w:vAlign w:val="center"/>
          </w:tcPr>
          <w:p w14:paraId="775A813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290" w:type="dxa"/>
            <w:tcBorders>
              <w:top w:val="nil"/>
              <w:left w:val="nil"/>
              <w:bottom w:val="nil"/>
              <w:right w:val="nil"/>
            </w:tcBorders>
            <w:tcMar>
              <w:top w:w="0" w:type="dxa"/>
              <w:left w:w="100" w:type="dxa"/>
              <w:bottom w:w="0" w:type="dxa"/>
              <w:right w:w="100" w:type="dxa"/>
            </w:tcMar>
            <w:vAlign w:val="center"/>
          </w:tcPr>
          <w:p w14:paraId="661CAEA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55774840</w:t>
            </w:r>
          </w:p>
        </w:tc>
        <w:tc>
          <w:tcPr>
            <w:tcW w:w="1365" w:type="dxa"/>
            <w:tcBorders>
              <w:top w:val="nil"/>
              <w:left w:val="nil"/>
              <w:bottom w:val="nil"/>
              <w:right w:val="nil"/>
            </w:tcBorders>
            <w:tcMar>
              <w:top w:w="0" w:type="dxa"/>
              <w:left w:w="100" w:type="dxa"/>
              <w:bottom w:w="0" w:type="dxa"/>
              <w:right w:w="100" w:type="dxa"/>
            </w:tcMar>
            <w:vAlign w:val="center"/>
          </w:tcPr>
          <w:p w14:paraId="7564AD4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5.97</w:t>
            </w:r>
          </w:p>
        </w:tc>
        <w:tc>
          <w:tcPr>
            <w:tcW w:w="900" w:type="dxa"/>
            <w:tcBorders>
              <w:top w:val="nil"/>
              <w:left w:val="nil"/>
              <w:bottom w:val="nil"/>
              <w:right w:val="nil"/>
            </w:tcBorders>
            <w:tcMar>
              <w:top w:w="0" w:type="dxa"/>
              <w:left w:w="100" w:type="dxa"/>
              <w:bottom w:w="0" w:type="dxa"/>
              <w:right w:w="100" w:type="dxa"/>
            </w:tcMar>
            <w:vAlign w:val="center"/>
          </w:tcPr>
          <w:p w14:paraId="3259807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-0.65</w:t>
            </w:r>
          </w:p>
        </w:tc>
        <w:tc>
          <w:tcPr>
            <w:tcW w:w="1200" w:type="dxa"/>
            <w:tcBorders>
              <w:top w:val="nil"/>
              <w:left w:val="nil"/>
              <w:bottom w:val="nil"/>
              <w:right w:val="nil"/>
            </w:tcBorders>
            <w:tcMar>
              <w:top w:w="0" w:type="dxa"/>
              <w:left w:w="100" w:type="dxa"/>
              <w:bottom w:w="0" w:type="dxa"/>
              <w:right w:w="100" w:type="dxa"/>
            </w:tcMar>
            <w:vAlign w:val="center"/>
          </w:tcPr>
          <w:p w14:paraId="2EA2749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1.96</w:t>
            </w:r>
          </w:p>
        </w:tc>
      </w:tr>
      <w:tr w:rsidR="00D6768B" w14:paraId="114D39A6" w14:textId="77777777">
        <w:trPr>
          <w:trHeight w:val="420"/>
        </w:trPr>
        <w:tc>
          <w:tcPr>
            <w:tcW w:w="885" w:type="dxa"/>
            <w:tcBorders>
              <w:top w:val="nil"/>
              <w:left w:val="nil"/>
              <w:bottom w:val="nil"/>
              <w:right w:val="nil"/>
            </w:tcBorders>
            <w:shd w:val="clear" w:color="auto" w:fill="D9D9D9"/>
            <w:tcMar>
              <w:top w:w="0" w:type="dxa"/>
              <w:left w:w="100" w:type="dxa"/>
              <w:bottom w:w="0" w:type="dxa"/>
              <w:right w:w="100" w:type="dxa"/>
            </w:tcMar>
            <w:vAlign w:val="center"/>
          </w:tcPr>
          <w:p w14:paraId="6799A68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shd w:val="clear" w:color="auto" w:fill="D9D9D9"/>
            <w:tcMar>
              <w:top w:w="0" w:type="dxa"/>
              <w:left w:w="100" w:type="dxa"/>
              <w:bottom w:w="0" w:type="dxa"/>
              <w:right w:w="100" w:type="dxa"/>
            </w:tcMar>
            <w:vAlign w:val="center"/>
          </w:tcPr>
          <w:p w14:paraId="0C96F31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solcap_snp_c1_6140</w:t>
            </w:r>
          </w:p>
        </w:tc>
        <w:tc>
          <w:tcPr>
            <w:tcW w:w="795" w:type="dxa"/>
            <w:tcBorders>
              <w:top w:val="nil"/>
              <w:left w:val="nil"/>
              <w:bottom w:val="nil"/>
              <w:right w:val="nil"/>
            </w:tcBorders>
            <w:shd w:val="clear" w:color="auto" w:fill="D9D9D9"/>
            <w:tcMar>
              <w:top w:w="0" w:type="dxa"/>
              <w:left w:w="100" w:type="dxa"/>
              <w:bottom w:w="0" w:type="dxa"/>
              <w:right w:w="100" w:type="dxa"/>
            </w:tcMar>
            <w:vAlign w:val="center"/>
          </w:tcPr>
          <w:p w14:paraId="15F9B0D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290" w:type="dxa"/>
            <w:tcBorders>
              <w:top w:val="nil"/>
              <w:left w:val="nil"/>
              <w:bottom w:val="nil"/>
              <w:right w:val="nil"/>
            </w:tcBorders>
            <w:shd w:val="clear" w:color="auto" w:fill="D9D9D9"/>
            <w:tcMar>
              <w:top w:w="0" w:type="dxa"/>
              <w:left w:w="100" w:type="dxa"/>
              <w:bottom w:w="0" w:type="dxa"/>
              <w:right w:w="100" w:type="dxa"/>
            </w:tcMar>
            <w:vAlign w:val="center"/>
          </w:tcPr>
          <w:p w14:paraId="270149D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20286345</w:t>
            </w:r>
          </w:p>
        </w:tc>
        <w:tc>
          <w:tcPr>
            <w:tcW w:w="1365" w:type="dxa"/>
            <w:tcBorders>
              <w:top w:val="nil"/>
              <w:left w:val="nil"/>
              <w:bottom w:val="nil"/>
              <w:right w:val="nil"/>
            </w:tcBorders>
            <w:shd w:val="clear" w:color="auto" w:fill="D9D9D9"/>
            <w:tcMar>
              <w:top w:w="0" w:type="dxa"/>
              <w:left w:w="100" w:type="dxa"/>
              <w:bottom w:w="0" w:type="dxa"/>
              <w:right w:w="100" w:type="dxa"/>
            </w:tcMar>
            <w:vAlign w:val="center"/>
          </w:tcPr>
          <w:p w14:paraId="777AD05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6.05</w:t>
            </w:r>
          </w:p>
        </w:tc>
        <w:tc>
          <w:tcPr>
            <w:tcW w:w="900" w:type="dxa"/>
            <w:tcBorders>
              <w:top w:val="nil"/>
              <w:left w:val="nil"/>
              <w:bottom w:val="nil"/>
              <w:right w:val="nil"/>
            </w:tcBorders>
            <w:shd w:val="clear" w:color="auto" w:fill="D9D9D9"/>
            <w:tcMar>
              <w:top w:w="0" w:type="dxa"/>
              <w:left w:w="100" w:type="dxa"/>
              <w:bottom w:w="0" w:type="dxa"/>
              <w:right w:w="100" w:type="dxa"/>
            </w:tcMar>
            <w:vAlign w:val="center"/>
          </w:tcPr>
          <w:p w14:paraId="3D97708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-0.62</w:t>
            </w:r>
          </w:p>
        </w:tc>
        <w:tc>
          <w:tcPr>
            <w:tcW w:w="1200" w:type="dxa"/>
            <w:tcBorders>
              <w:top w:val="nil"/>
              <w:left w:val="nil"/>
              <w:bottom w:val="nil"/>
              <w:right w:val="nil"/>
            </w:tcBorders>
            <w:shd w:val="clear" w:color="auto" w:fill="D9D9D9"/>
            <w:tcMar>
              <w:top w:w="0" w:type="dxa"/>
              <w:left w:w="100" w:type="dxa"/>
              <w:bottom w:w="0" w:type="dxa"/>
              <w:right w:w="100" w:type="dxa"/>
            </w:tcMar>
            <w:vAlign w:val="center"/>
          </w:tcPr>
          <w:p w14:paraId="75C49320"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1.31</w:t>
            </w:r>
          </w:p>
        </w:tc>
      </w:tr>
      <w:tr w:rsidR="00D6768B" w14:paraId="0953A534" w14:textId="77777777">
        <w:trPr>
          <w:trHeight w:val="420"/>
        </w:trPr>
        <w:tc>
          <w:tcPr>
            <w:tcW w:w="885" w:type="dxa"/>
            <w:tcBorders>
              <w:top w:val="nil"/>
              <w:left w:val="nil"/>
              <w:bottom w:val="nil"/>
              <w:right w:val="nil"/>
            </w:tcBorders>
            <w:tcMar>
              <w:top w:w="0" w:type="dxa"/>
              <w:left w:w="100" w:type="dxa"/>
              <w:bottom w:w="0" w:type="dxa"/>
              <w:right w:w="100" w:type="dxa"/>
            </w:tcMar>
            <w:vAlign w:val="center"/>
          </w:tcPr>
          <w:p w14:paraId="5AA9551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tcMar>
              <w:top w:w="0" w:type="dxa"/>
              <w:left w:w="100" w:type="dxa"/>
              <w:bottom w:w="0" w:type="dxa"/>
              <w:right w:w="100" w:type="dxa"/>
            </w:tcMar>
            <w:vAlign w:val="center"/>
          </w:tcPr>
          <w:p w14:paraId="2D315D1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solcap_snp_c2_53685</w:t>
            </w:r>
          </w:p>
        </w:tc>
        <w:tc>
          <w:tcPr>
            <w:tcW w:w="795" w:type="dxa"/>
            <w:tcBorders>
              <w:top w:val="nil"/>
              <w:left w:val="nil"/>
              <w:bottom w:val="nil"/>
              <w:right w:val="nil"/>
            </w:tcBorders>
            <w:tcMar>
              <w:top w:w="0" w:type="dxa"/>
              <w:left w:w="100" w:type="dxa"/>
              <w:bottom w:w="0" w:type="dxa"/>
              <w:right w:w="100" w:type="dxa"/>
            </w:tcMar>
            <w:vAlign w:val="center"/>
          </w:tcPr>
          <w:p w14:paraId="59CE2FF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290" w:type="dxa"/>
            <w:tcBorders>
              <w:top w:val="nil"/>
              <w:left w:val="nil"/>
              <w:bottom w:val="nil"/>
              <w:right w:val="nil"/>
            </w:tcBorders>
            <w:tcMar>
              <w:top w:w="0" w:type="dxa"/>
              <w:left w:w="100" w:type="dxa"/>
              <w:bottom w:w="0" w:type="dxa"/>
              <w:right w:w="100" w:type="dxa"/>
            </w:tcMar>
            <w:vAlign w:val="center"/>
          </w:tcPr>
          <w:p w14:paraId="561348C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10190018</w:t>
            </w:r>
          </w:p>
        </w:tc>
        <w:tc>
          <w:tcPr>
            <w:tcW w:w="1365" w:type="dxa"/>
            <w:tcBorders>
              <w:top w:val="nil"/>
              <w:left w:val="nil"/>
              <w:bottom w:val="nil"/>
              <w:right w:val="nil"/>
            </w:tcBorders>
            <w:tcMar>
              <w:top w:w="0" w:type="dxa"/>
              <w:left w:w="100" w:type="dxa"/>
              <w:bottom w:w="0" w:type="dxa"/>
              <w:right w:w="100" w:type="dxa"/>
            </w:tcMar>
            <w:vAlign w:val="center"/>
          </w:tcPr>
          <w:p w14:paraId="3CDB2A7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6.05</w:t>
            </w:r>
          </w:p>
        </w:tc>
        <w:tc>
          <w:tcPr>
            <w:tcW w:w="900" w:type="dxa"/>
            <w:tcBorders>
              <w:top w:val="nil"/>
              <w:left w:val="nil"/>
              <w:bottom w:val="nil"/>
              <w:right w:val="nil"/>
            </w:tcBorders>
            <w:tcMar>
              <w:top w:w="0" w:type="dxa"/>
              <w:left w:w="100" w:type="dxa"/>
              <w:bottom w:w="0" w:type="dxa"/>
              <w:right w:w="100" w:type="dxa"/>
            </w:tcMar>
            <w:vAlign w:val="center"/>
          </w:tcPr>
          <w:p w14:paraId="3EFA12D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c>
          <w:tcPr>
            <w:tcW w:w="1200" w:type="dxa"/>
            <w:tcBorders>
              <w:top w:val="nil"/>
              <w:left w:val="nil"/>
              <w:bottom w:val="nil"/>
              <w:right w:val="nil"/>
            </w:tcBorders>
            <w:tcMar>
              <w:top w:w="0" w:type="dxa"/>
              <w:left w:w="100" w:type="dxa"/>
              <w:bottom w:w="0" w:type="dxa"/>
              <w:right w:w="100" w:type="dxa"/>
            </w:tcMar>
            <w:vAlign w:val="center"/>
          </w:tcPr>
          <w:p w14:paraId="1AB0BD1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1.38</w:t>
            </w:r>
          </w:p>
        </w:tc>
      </w:tr>
      <w:tr w:rsidR="00D6768B" w14:paraId="22E3BBF9" w14:textId="77777777">
        <w:trPr>
          <w:trHeight w:val="420"/>
        </w:trPr>
        <w:tc>
          <w:tcPr>
            <w:tcW w:w="88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68F5810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D649C4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solcap_snp_c2_18834</w:t>
            </w:r>
          </w:p>
        </w:tc>
        <w:tc>
          <w:tcPr>
            <w:tcW w:w="79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07CD01E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29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5ECDC84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9100659</w:t>
            </w:r>
          </w:p>
        </w:tc>
        <w:tc>
          <w:tcPr>
            <w:tcW w:w="136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789978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15.29</w:t>
            </w:r>
          </w:p>
        </w:tc>
        <w:tc>
          <w:tcPr>
            <w:tcW w:w="90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486C4F3"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-1.47</w:t>
            </w:r>
          </w:p>
        </w:tc>
        <w:tc>
          <w:tcPr>
            <w:tcW w:w="120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13E6CE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5.35</w:t>
            </w:r>
          </w:p>
        </w:tc>
      </w:tr>
    </w:tbl>
    <w:p w14:paraId="15AEF6D5" w14:textId="77777777" w:rsidR="00D6768B" w:rsidRDefault="00D6768B">
      <w:pPr>
        <w:spacing w:line="360" w:lineRule="auto"/>
        <w:rPr>
          <w:rFonts w:ascii="Times New Roman" w:eastAsia="Times New Roman" w:hAnsi="Times New Roman" w:cs="Times New Roman"/>
          <w:sz w:val="24"/>
          <w:szCs w:val="24"/>
        </w:rPr>
      </w:pPr>
    </w:p>
    <w:sectPr w:rsidR="00D6768B" w:rsidSect="006B05DF">
      <w:headerReference w:type="default" r:id="rId60"/>
      <w:footerReference w:type="default" r:id="rId61"/>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13752" w14:textId="77777777" w:rsidR="003009A8" w:rsidRDefault="003009A8">
      <w:pPr>
        <w:spacing w:line="240" w:lineRule="auto"/>
      </w:pPr>
      <w:r>
        <w:separator/>
      </w:r>
    </w:p>
  </w:endnote>
  <w:endnote w:type="continuationSeparator" w:id="0">
    <w:p w14:paraId="0A8A460F" w14:textId="77777777" w:rsidR="003009A8" w:rsidRDefault="003009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CEA5B" w14:textId="77777777" w:rsidR="00D00C80" w:rsidRDefault="00D00C80">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36D28" w14:textId="77777777" w:rsidR="003009A8" w:rsidRDefault="003009A8">
      <w:pPr>
        <w:spacing w:line="240" w:lineRule="auto"/>
      </w:pPr>
      <w:r>
        <w:separator/>
      </w:r>
    </w:p>
  </w:footnote>
  <w:footnote w:type="continuationSeparator" w:id="0">
    <w:p w14:paraId="5BB29035" w14:textId="77777777" w:rsidR="003009A8" w:rsidRDefault="003009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5BE8C" w14:textId="77777777" w:rsidR="00D00C80" w:rsidRDefault="00D00C80">
    <w:pPr>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F57DA"/>
    <w:multiLevelType w:val="hybridMultilevel"/>
    <w:tmpl w:val="DEB66F18"/>
    <w:lvl w:ilvl="0" w:tplc="ED4C429C">
      <w:start w:val="21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BA149E6"/>
    <w:multiLevelType w:val="multilevel"/>
    <w:tmpl w:val="8FC020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64B6E64"/>
    <w:multiLevelType w:val="hybridMultilevel"/>
    <w:tmpl w:val="00C25274"/>
    <w:lvl w:ilvl="0" w:tplc="04090001">
      <w:start w:val="21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3888802">
    <w:abstractNumId w:val="1"/>
  </w:num>
  <w:num w:numId="2" w16cid:durableId="1447773939">
    <w:abstractNumId w:val="0"/>
  </w:num>
  <w:num w:numId="3" w16cid:durableId="181483013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sain I Agha">
    <w15:presenceInfo w15:providerId="AD" w15:userId="S::agha0012@umn.edu::e57552e7-0b3d-4770-84ba-f07ed6d287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68B"/>
    <w:rsid w:val="00025BCB"/>
    <w:rsid w:val="000E7EBC"/>
    <w:rsid w:val="00192E8A"/>
    <w:rsid w:val="00193850"/>
    <w:rsid w:val="00226FB6"/>
    <w:rsid w:val="002401EA"/>
    <w:rsid w:val="003009A8"/>
    <w:rsid w:val="00396CD0"/>
    <w:rsid w:val="003A6694"/>
    <w:rsid w:val="00440D6F"/>
    <w:rsid w:val="004B18C9"/>
    <w:rsid w:val="004F3745"/>
    <w:rsid w:val="005D2D18"/>
    <w:rsid w:val="00635CAB"/>
    <w:rsid w:val="006558F1"/>
    <w:rsid w:val="006B05DF"/>
    <w:rsid w:val="006E02B6"/>
    <w:rsid w:val="00854955"/>
    <w:rsid w:val="008753CA"/>
    <w:rsid w:val="008F273E"/>
    <w:rsid w:val="009870C5"/>
    <w:rsid w:val="00A54873"/>
    <w:rsid w:val="00B30369"/>
    <w:rsid w:val="00B400D5"/>
    <w:rsid w:val="00B92A1C"/>
    <w:rsid w:val="00BB1232"/>
    <w:rsid w:val="00D00C80"/>
    <w:rsid w:val="00D10C57"/>
    <w:rsid w:val="00D46156"/>
    <w:rsid w:val="00D6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5326F1"/>
  <w15:docId w15:val="{8EBEED7A-FC0E-8A46-B29A-3AED46ED1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00C8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0C80"/>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00C80"/>
    <w:rPr>
      <w:b/>
      <w:bCs/>
    </w:rPr>
  </w:style>
  <w:style w:type="character" w:customStyle="1" w:styleId="CommentSubjectChar">
    <w:name w:val="Comment Subject Char"/>
    <w:basedOn w:val="CommentTextChar"/>
    <w:link w:val="CommentSubject"/>
    <w:uiPriority w:val="99"/>
    <w:semiHidden/>
    <w:rsid w:val="00D00C80"/>
    <w:rPr>
      <w:b/>
      <w:bCs/>
      <w:sz w:val="20"/>
      <w:szCs w:val="20"/>
    </w:rPr>
  </w:style>
  <w:style w:type="paragraph" w:styleId="ListParagraph">
    <w:name w:val="List Paragraph"/>
    <w:basedOn w:val="Normal"/>
    <w:uiPriority w:val="34"/>
    <w:qFormat/>
    <w:rsid w:val="00B92A1C"/>
    <w:pPr>
      <w:ind w:left="720"/>
      <w:contextualSpacing/>
    </w:pPr>
  </w:style>
  <w:style w:type="paragraph" w:styleId="Revision">
    <w:name w:val="Revision"/>
    <w:hidden/>
    <w:uiPriority w:val="99"/>
    <w:semiHidden/>
    <w:rsid w:val="006B05DF"/>
    <w:pPr>
      <w:spacing w:line="240" w:lineRule="auto"/>
    </w:pPr>
  </w:style>
  <w:style w:type="character" w:styleId="LineNumber">
    <w:name w:val="line number"/>
    <w:basedOn w:val="DefaultParagraphFont"/>
    <w:uiPriority w:val="99"/>
    <w:semiHidden/>
    <w:unhideWhenUsed/>
    <w:rsid w:val="006B05DF"/>
  </w:style>
  <w:style w:type="paragraph" w:styleId="Bibliography">
    <w:name w:val="Bibliography"/>
    <w:basedOn w:val="Normal"/>
    <w:next w:val="Normal"/>
    <w:uiPriority w:val="37"/>
    <w:semiHidden/>
    <w:unhideWhenUsed/>
    <w:rsid w:val="00BB1232"/>
  </w:style>
  <w:style w:type="character" w:styleId="Hyperlink">
    <w:name w:val="Hyperlink"/>
    <w:basedOn w:val="DefaultParagraphFont"/>
    <w:uiPriority w:val="99"/>
    <w:unhideWhenUsed/>
    <w:rsid w:val="00BB1232"/>
    <w:rPr>
      <w:color w:val="0000FF" w:themeColor="hyperlink"/>
      <w:u w:val="single"/>
    </w:rPr>
  </w:style>
  <w:style w:type="character" w:styleId="UnresolvedMention">
    <w:name w:val="Unresolved Mention"/>
    <w:basedOn w:val="DefaultParagraphFont"/>
    <w:uiPriority w:val="99"/>
    <w:semiHidden/>
    <w:unhideWhenUsed/>
    <w:rsid w:val="00BB12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i.org/10.4141/CJPS07207" TargetMode="External"/><Relationship Id="rId18" Type="http://schemas.openxmlformats.org/officeDocument/2006/relationships/hyperlink" Target="https://doi-org.ezp3.lib.umn.edu/10.1098/rspb.1996.0237" TargetMode="External"/><Relationship Id="rId26" Type="http://schemas.openxmlformats.org/officeDocument/2006/relationships/hyperlink" Target="https://doi.org/10.1111/j.1558-5646.1997.tb02384.x" TargetMode="External"/><Relationship Id="rId39" Type="http://schemas.openxmlformats.org/officeDocument/2006/relationships/hyperlink" Target="https://doi.org/10.1038/s41598-021-87284-x" TargetMode="External"/><Relationship Id="rId21" Type="http://schemas.openxmlformats.org/officeDocument/2006/relationships/hyperlink" Target="https://doi-org.ezp3.lib.umn.edu/10.2135/cropsci1996.0011183X003600060024x" TargetMode="External"/><Relationship Id="rId34" Type="http://schemas.openxmlformats.org/officeDocument/2006/relationships/hyperlink" Target="https://doi.org/10.1126/sciadv.1400218" TargetMode="External"/><Relationship Id="rId42" Type="http://schemas.openxmlformats.org/officeDocument/2006/relationships/hyperlink" Target="https://doi.org/10.1073/pnas.1421515112" TargetMode="External"/><Relationship Id="rId47" Type="http://schemas.openxmlformats.org/officeDocument/2006/relationships/hyperlink" Target="https://doi.org/10.1098/rstb.2010.0356" TargetMode="External"/><Relationship Id="rId50" Type="http://schemas.openxmlformats.org/officeDocument/2006/relationships/hyperlink" Target="https://doi.org/10.1002/evl3.97" TargetMode="External"/><Relationship Id="rId55" Type="http://schemas.openxmlformats.org/officeDocument/2006/relationships/hyperlink" Target="https://doi.org/10.1007/BF02855608" TargetMode="External"/><Relationship Id="rId63"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8637/jss.v067.i01" TargetMode="External"/><Relationship Id="rId29" Type="http://schemas.openxmlformats.org/officeDocument/2006/relationships/hyperlink" Target="https://doi.org/10.1534/g3.113.005595" TargetMode="External"/><Relationship Id="rId11" Type="http://schemas.openxmlformats.org/officeDocument/2006/relationships/hyperlink" Target="https://doi-org.ezp1.lib.umn.edu/10.1111/j.1365-294X.2012.05522.x" TargetMode="External"/><Relationship Id="rId24" Type="http://schemas.openxmlformats.org/officeDocument/2006/relationships/hyperlink" Target="https://doi.org/10.1371/journal.pone.0036347" TargetMode="External"/><Relationship Id="rId32" Type="http://schemas.openxmlformats.org/officeDocument/2006/relationships/hyperlink" Target="https://doi.org/10.1086/286054" TargetMode="External"/><Relationship Id="rId37" Type="http://schemas.openxmlformats.org/officeDocument/2006/relationships/hyperlink" Target="https://doi.org/10.1111/mec.15169" TargetMode="External"/><Relationship Id="rId40" Type="http://schemas.openxmlformats.org/officeDocument/2006/relationships/hyperlink" Target="https://doi.org/10.1093/gigascience/giaa100" TargetMode="External"/><Relationship Id="rId45" Type="http://schemas.openxmlformats.org/officeDocument/2006/relationships/hyperlink" Target="https://doi.org/10.1093/jhered/esx091" TargetMode="External"/><Relationship Id="rId53" Type="http://schemas.openxmlformats.org/officeDocument/2006/relationships/hyperlink" Target="https://doi.org/10.1093/oso/9780198830870.001.0001" TargetMode="External"/><Relationship Id="rId58" Type="http://schemas.openxmlformats.org/officeDocument/2006/relationships/image" Target="media/image5.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doi.org/10.1371/journal.pgen.1004412" TargetMode="External"/><Relationship Id="rId14" Type="http://schemas.openxmlformats.org/officeDocument/2006/relationships/hyperlink" Target="https://doi-org.ezp1.lib.umn.edu/10.1111/gcb.12181" TargetMode="External"/><Relationship Id="rId22" Type="http://schemas.openxmlformats.org/officeDocument/2006/relationships/hyperlink" Target="https://doi.org./10.1007/s00122-023-04298-x" TargetMode="External"/><Relationship Id="rId27" Type="http://schemas.openxmlformats.org/officeDocument/2006/relationships/hyperlink" Target="https://doi.org/10.1098/rspb.1956.0039" TargetMode="External"/><Relationship Id="rId30" Type="http://schemas.openxmlformats.org/officeDocument/2006/relationships/hyperlink" Target="https://doi.org/10.1073/pnas.0701890104" TargetMode="External"/><Relationship Id="rId35" Type="http://schemas.openxmlformats.org/officeDocument/2006/relationships/hyperlink" Target="https://doi.org/10.1093/plcell/koac267" TargetMode="External"/><Relationship Id="rId43" Type="http://schemas.openxmlformats.org/officeDocument/2006/relationships/hyperlink" Target="https://www.r-project.org/" TargetMode="External"/><Relationship Id="rId48" Type="http://schemas.openxmlformats.org/officeDocument/2006/relationships/hyperlink" Target="https://doi.org/10.1002/0470848944.hsa211" TargetMode="External"/><Relationship Id="rId56" Type="http://schemas.openxmlformats.org/officeDocument/2006/relationships/hyperlink" Target="https://doi.org/10.1371/journal.pgen.1003264"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1007/s00122-015-2593-y" TargetMode="External"/><Relationship Id="rId3" Type="http://schemas.openxmlformats.org/officeDocument/2006/relationships/settings" Target="settings.xml"/><Relationship Id="rId12" Type="http://schemas.openxmlformats.org/officeDocument/2006/relationships/hyperlink" Target="https://doi-org.ezp1.lib.umn.edu/10.1111/j.1469-8137.2012.04112.x" TargetMode="External"/><Relationship Id="rId17" Type="http://schemas.openxmlformats.org/officeDocument/2006/relationships/hyperlink" Target="https://doi-org.ezp1.lib.umn.edu/10.1111/j.1365-294X.2004.02125.x" TargetMode="External"/><Relationship Id="rId25" Type="http://schemas.openxmlformats.org/officeDocument/2006/relationships/hyperlink" Target="https://doi.org/10.1534/genetics.108.092221" TargetMode="External"/><Relationship Id="rId33" Type="http://schemas.openxmlformats.org/officeDocument/2006/relationships/hyperlink" Target="https://doi.org/10.1038/nature11912" TargetMode="External"/><Relationship Id="rId38" Type="http://schemas.openxmlformats.org/officeDocument/2006/relationships/hyperlink" Target="https://doi.org/10.1017/S1355770X05002755" TargetMode="External"/><Relationship Id="rId46" Type="http://schemas.openxmlformats.org/officeDocument/2006/relationships/hyperlink" Target="https://doi.org/10.1038/nrg2342" TargetMode="External"/><Relationship Id="rId59" Type="http://schemas.openxmlformats.org/officeDocument/2006/relationships/image" Target="media/image6.png"/><Relationship Id="rId20" Type="http://schemas.openxmlformats.org/officeDocument/2006/relationships/hyperlink" Target="https://doi-org.ezp1.lib.umn.edu/10.1186/1471-2164-13-606" TargetMode="External"/><Relationship Id="rId41" Type="http://schemas.openxmlformats.org/officeDocument/2006/relationships/hyperlink" Target="https://doi.org/10.1371/journal.pbio.2005372" TargetMode="External"/><Relationship Id="rId54" Type="http://schemas.openxmlformats.org/officeDocument/2006/relationships/hyperlink" Target="https://doi.org/10.1111/j.1469-1809.1949.tb02451.x"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371/journal.pone.0201415" TargetMode="External"/><Relationship Id="rId23" Type="http://schemas.openxmlformats.org/officeDocument/2006/relationships/hyperlink" Target="https://doi.org/10.1371/journal.pone.0227079" TargetMode="External"/><Relationship Id="rId28" Type="http://schemas.openxmlformats.org/officeDocument/2006/relationships/hyperlink" Target="https://doi.org/10.1098/rstb.2010.0032" TargetMode="External"/><Relationship Id="rId36" Type="http://schemas.openxmlformats.org/officeDocument/2006/relationships/hyperlink" Target="https://doi.org/10.1093/genetics/74.1.175" TargetMode="External"/><Relationship Id="rId49" Type="http://schemas.openxmlformats.org/officeDocument/2006/relationships/hyperlink" Target="https://doi.org/10.1038/ng.515" TargetMode="External"/><Relationship Id="rId57" Type="http://schemas.openxmlformats.org/officeDocument/2006/relationships/hyperlink" Target="https://doi.org/10.1186/s12859-019-2703-y" TargetMode="External"/><Relationship Id="rId10" Type="http://schemas.openxmlformats.org/officeDocument/2006/relationships/image" Target="media/image4.png"/><Relationship Id="rId31" Type="http://schemas.openxmlformats.org/officeDocument/2006/relationships/hyperlink" Target="https://doi.org/10.1073/pnas.1203189109" TargetMode="External"/><Relationship Id="rId44" Type="http://schemas.openxmlformats.org/officeDocument/2006/relationships/hyperlink" Target="https://doi.org/10.1111/j.1469-8137.2012.04230.x" TargetMode="External"/><Relationship Id="rId52" Type="http://schemas.openxmlformats.org/officeDocument/2006/relationships/hyperlink" Target="http://github.com/vqv/ggbiplot" TargetMode="External"/><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8487</Words>
  <Characters>48382</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Husain I Agha</cp:lastModifiedBy>
  <cp:revision>3</cp:revision>
  <dcterms:created xsi:type="dcterms:W3CDTF">2024-02-22T21:13:00Z</dcterms:created>
  <dcterms:modified xsi:type="dcterms:W3CDTF">2024-02-22T21:18:00Z</dcterms:modified>
</cp:coreProperties>
</file>